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14:paraId="12EE67E4">
      <w:pPr>
        <w:pBdr/>
        <w:spacing w:after="240"/>
        <w:ind/>
        <w:jc w:val="center"/>
        <w:rPr/>
      </w:pPr>
      <w:r>
        <w:rPr>
          <w:b/>
          <w:sz w:val="32"/>
        </w:rPr>
        <w:t xml:space="preserve">From Population Surveys to Neural Signals: A Hybrid LSTM–LLM Framework for Predicting EEG-Indexed Cognitive Decline from NHANES Sleep Behavioral Features</w:t>
      </w:r>
      <w:r/>
    </w:p>
    <w:p w14:paraId="3B9AEBD4">
      <w:pPr>
        <w:pBdr/>
        <w:spacing w:after="120"/>
        <w:ind/>
        <w:jc w:val="center"/>
        <w:rPr/>
      </w:pPr>
      <w:r>
        <w:rPr>
          <w:i/>
          <w:sz w:val="22"/>
        </w:rPr>
        <w:t xml:space="preserve">Submitted to: IEEE Journal of Biomedical and Health Informatics (JBHI)</w:t>
      </w:r>
      <w:r/>
    </w:p>
    <w:p w14:paraId="1BEBBE65">
      <w:pPr>
        <w:pBdr/>
        <w:spacing w:after="240"/>
        <w:ind/>
        <w:jc w:val="center"/>
        <w:rPr/>
      </w:pPr>
      <w:r>
        <w:rPr>
          <w:sz w:val="22"/>
        </w:rPr>
        <w:t xml:space="preserve">Authors: [To be filled upon real data validation]</w:t>
      </w:r>
      <w:r/>
    </w:p>
    <w:p w14:paraId="5BEF77F7">
      <w:pPr>
        <w:pBdr/>
        <w:spacing w:after="240"/>
        <w:ind/>
        <w:rPr/>
      </w:pPr>
      <w:r>
        <w:rPr>
          <w:b/>
          <w:color w:val="000000"/>
          <w:sz w:val="20"/>
        </w:rPr>
        <w:t xml:space="preserve">⚠ IMPORTANT: All exper</w:t>
      </w:r>
      <w:r>
        <w:rPr>
          <w:b/>
          <w:color w:val="000000"/>
          <w:sz w:val="20"/>
        </w:rPr>
        <w:t xml:space="preserve">imental results in this manuscript are derived from SYNTHETIC DATA generated for pipeline validation only. Results do not represent real model performance. Scientific hypotheses remain unvalidated pending access to actual NHANES XPT files and EEG datasets.</w:t>
      </w:r>
      <w:r/>
    </w:p>
    <w:p w14:paraId="7105B262">
      <w:pPr>
        <w:pBdr/>
        <w:spacing/>
        <w:ind/>
        <w:rPr/>
      </w:pPr>
      <w:r/>
      <w:r/>
    </w:p>
    <w:p w14:paraId="3E787029">
      <w:pPr>
        <w:pStyle w:val="827"/>
        <w:pBdr/>
        <w:spacing/>
        <w:ind/>
        <w:rPr/>
      </w:pPr>
      <w:r>
        <w:rPr>
          <w:b/>
          <w:sz w:val="28"/>
        </w:rPr>
        <w:t xml:space="preserve">Abstract</w:t>
      </w:r>
      <w:r/>
    </w:p>
    <w:p w14:paraId="61766E5C">
      <w:pPr>
        <w:pBdr/>
        <w:spacing/>
        <w:ind/>
        <w:rPr/>
      </w:pPr>
      <w:r>
        <w:rPr>
          <w:b/>
          <w:sz w:val="22"/>
        </w:rPr>
        <w:t xml:space="preserve">Background: </w:t>
      </w:r>
      <w:r>
        <w:rPr>
          <w:sz w:val="22"/>
        </w:rPr>
        <w:t xml:space="preserve">Sleep disturbances are strongly associated with cognitive decline in aging populations, yet existing predictive models rely either on population-level behavioral surveys or neural biomarkers in isolation, limiting translational utility.</w:t>
      </w:r>
      <w:r/>
    </w:p>
    <w:p w14:paraId="38A4EDCF">
      <w:pPr>
        <w:pBdr/>
        <w:spacing/>
        <w:ind/>
        <w:rPr/>
      </w:pPr>
      <w:r>
        <w:rPr>
          <w:b/>
          <w:sz w:val="22"/>
        </w:rPr>
        <w:t xml:space="preserve">Objective: </w:t>
      </w:r>
      <w:r>
        <w:rPr>
          <w:sz w:val="22"/>
        </w:rPr>
        <w:t xml:space="preserve">We propose a hybrid deep-learning framework that bridges population-scale sleep behavio</w:t>
      </w:r>
      <w:r>
        <w:rPr>
          <w:sz w:val="22"/>
        </w:rPr>
        <w:t xml:space="preserve">ral features from the National Health and Nutrition Examination Survey (NHANES) with electroencephalography (EEG)-indexed cognitive states, enabling scalable prediction of cognitive decline risk from survey data alone after training on neural ground truth.</w:t>
      </w:r>
      <w:r/>
    </w:p>
    <w:p w14:paraId="6D113069">
      <w:pPr>
        <w:pBdr/>
        <w:spacing/>
        <w:ind/>
        <w:rPr/>
      </w:pPr>
      <w:r>
        <w:rPr>
          <w:b/>
          <w:sz w:val="22"/>
        </w:rPr>
        <w:t xml:space="preserve">Methods: </w:t>
      </w:r>
      <w:r>
        <w:rPr>
          <w:sz w:val="22"/>
        </w:rPr>
        <w:t xml:space="preserve">Our architecture comprises three components: (1) a bidirectional LSTM (Bi-LSTM) encoder pre-trained on Sleep-EDF Expanded (n=197 PSG recordings, 5-class staging) and fine-tuned on OpenNeuro ds004902 (n=71 participants, </w:t>
      </w:r>
      <w:r>
        <w:rPr>
          <w:sz w:val="22"/>
        </w:rPr>
        <w:t xml:space="preserve">Normal Sleep vs. Sleep Deprived resting-state EEG, 61 channels at 500 Hz), producing 128-dimensional cognitive-state embeddings from 6 EEG channels (Fz, Cz, Pz, F3, F4, Oz); (2) a frozen PubMedBERT backbone with trainable projection layers (768→256→128 dim</w:t>
      </w:r>
      <w:r>
        <w:rPr>
          <w:sz w:val="22"/>
        </w:rPr>
        <w:t xml:space="preserve">ensions) processing NHANES sleep survey variables as structured text; and (3) a cross-modal contrastive bridge using Normalized Temperature-scaled Cross-Entropy (NT-Xent) loss (τ=0.07) to align survey and EEG embedding spaces. Pseudo-labels for cognitive d</w:t>
      </w:r>
      <w:r>
        <w:rPr>
          <w:sz w:val="22"/>
        </w:rPr>
        <w:t xml:space="preserve">ecline were derived from NHANES 2013–2014 Digit Symbol Substitution Test (DSST) scores (n=1,592, threshold: &lt;40th percentile). The trained model was applied to NHANES 2017–March 2020 (n=10,195 eligible participants aged 16+) for population-scale inference.</w:t>
      </w:r>
      <w:r/>
    </w:p>
    <w:p w14:paraId="117AC389">
      <w:pPr>
        <w:pBdr/>
        <w:spacing/>
        <w:ind/>
        <w:rPr/>
      </w:pPr>
      <w:r>
        <w:rPr>
          <w:b/>
          <w:color w:val="000000"/>
          <w:sz w:val="22"/>
        </w:rPr>
        <w:t xml:space="preserve">Results [SYNTHETIC DATA ONLY]: </w:t>
      </w:r>
      <w:r>
        <w:rPr>
          <w:sz w:val="22"/>
        </w:rPr>
        <w:t xml:space="preserve">All reported results are from synthetic data and do not represent real model p</w:t>
      </w:r>
      <w:r>
        <w:rPr>
          <w:sz w:val="22"/>
        </w:rPr>
        <w:t xml:space="preserve">erformance. Sleep-EDF pre-training achieved macro-F1=0.3608 and Cohen's κ=0.3847 [synthetic]. OpenNeuro binary classification yielded AUC=1.0000, an artifact of perfectly separated synthetic distributions (H1 threshold: AUC≥0.85, formally PASS but scientif</w:t>
      </w:r>
      <w:r>
        <w:rPr>
          <w:sz w:val="22"/>
        </w:rPr>
        <w:t xml:space="preserve">ically invalid). Cross-modal alignment: r=0.3086 (H2 FAIL; threshold: r&gt;0.40). NHANES pseudo-label transfer: AUC=0.5144±0.0255 (H3 FAIL; threshold: </w:t>
      </w:r>
      <w:del w:id="0" w:author="Scispace Agent" w:date="2026-10-28T06:30:55Z" oouserid="uid-Scispace Agent">
        <w:r>
          <w:rPr>
            <w:sz w:val="22"/>
          </w:rPr>
          <w:delText xml:space="preserve">AUC≥0.72</w:delText>
        </w:r>
      </w:del>
      <w:ins w:id="1" w:author="Scispace Agent" w:date="2026-10-28T06:30:55Z" oouserid="uid-Scispace Agent">
        <w:r>
          <w:rPr>
            <w:sz w:val="22"/>
          </w:rPr>
          <w:t xml:space="preserve">AUC≥0.80</w:t>
        </w:r>
      </w:ins>
      <w:r>
        <w:rPr>
          <w:sz w:val="22"/>
        </w:rPr>
        <w:t xml:space="preserve">). Traditional baselines: Ridge R²=−9.5244, GBM AUC=0.4842 (H4 FAIL; thresholds: R²&gt;0.10, AUC&gt;0.65).</w:t>
      </w:r>
      <w:r/>
    </w:p>
    <w:p w14:paraId="71A5021B">
      <w:pPr>
        <w:pBdr/>
        <w:spacing/>
        <w:ind/>
        <w:rPr/>
      </w:pPr>
      <w:r>
        <w:rPr>
          <w:b/>
          <w:sz w:val="22"/>
        </w:rPr>
        <w:t xml:space="preserve">Conclusion: </w:t>
      </w:r>
      <w:del w:id="2" w:author="Scispace Agent" w:date="2026-10-28T06:30:55Z" oouserid="uid-Scispace Agent">
        <w:r>
          <w:rPr>
            <w:sz w:val="22"/>
          </w:rPr>
          <w:delText xml:space="preserve">We present the first unified</w:delText>
        </w:r>
      </w:del>
      <w:ins w:id="3" w:author="Scispace Agent" w:date="2026-10-28T06:30:55Z" oouserid="uid-Scispace Agent">
        <w:r>
          <w:rPr>
            <w:sz w:val="22"/>
          </w:rPr>
          <w:t xml:space="preserve">To our knowledge, we present the first unified</w:t>
        </w:r>
      </w:ins>
      <w:r>
        <w:rPr>
          <w:sz w:val="22"/>
        </w:rPr>
        <w:t xml:space="preserve"> framework integrating population sleep surveys, temporal EEG modeling via LSTM, and LLM-based structured-data encoding for cognitive decline prediction. While the architecture and training pipeline are validate</w:t>
      </w:r>
      <w:r>
        <w:rPr>
          <w:sz w:val="22"/>
        </w:rPr>
        <w:t xml:space="preserve">d on synthetic data, real-world validation requires access to actual NHANES data files and full EEG datasets. The framework establishes a methodological foundation for future studies bridging epidemiological behavioral data with neural biomarkers at scale.</w:t>
      </w:r>
      <w:r/>
    </w:p>
    <w:p w14:paraId="159052EA">
      <w:pPr>
        <w:pBdr/>
        <w:spacing/>
        <w:ind/>
        <w:rPr/>
      </w:pPr>
      <w:r>
        <w:rPr>
          <w:i/>
          <w:sz w:val="20"/>
        </w:rPr>
        <w:t xml:space="preserve">Index Terms: Cognitive decline, EEG, NHANES, LSTM, large language models, contrastive learning, sleep deprivation, population health</w:t>
      </w:r>
      <w:r/>
    </w:p>
    <w:p w14:paraId="038AF7CF">
      <w:pPr>
        <w:pBdr/>
        <w:spacing/>
        <w:ind/>
        <w:rPr/>
      </w:pPr>
      <w:r/>
      <w:r/>
    </w:p>
    <w:p w14:paraId="753DCCC6">
      <w:pPr>
        <w:pStyle w:val="827"/>
        <w:pBdr/>
        <w:spacing/>
        <w:ind/>
        <w:rPr/>
      </w:pPr>
      <w:r>
        <w:rPr>
          <w:b/>
          <w:sz w:val="28"/>
        </w:rPr>
        <w:t xml:space="preserve">1. Introduction</w:t>
      </w:r>
      <w:r/>
    </w:p>
    <w:p w14:paraId="013015EF">
      <w:pPr>
        <w:pStyle w:val="886"/>
        <w:pBdr/>
        <w:spacing w:after="120" w:before="0"/>
        <w:ind/>
        <w:rPr/>
      </w:pPr>
      <w:r>
        <w:rPr>
          <w:sz w:val="22"/>
        </w:rPr>
        <w:t xml:space="preserve">Cognitive decline represents a critical public health challenge in aging popu</w:t>
      </w:r>
      <w:r>
        <w:rPr>
          <w:sz w:val="22"/>
        </w:rPr>
        <w:t xml:space="preserve">lations, with sleep disturbances emerging as a modifiable risk factor amenable to early intervention [1], [2]. While population-scale epidemiological surveys such as the National Health and Nutrition Examination Survey (NHANES) provide rich behavioral data</w:t>
      </w:r>
      <w:r>
        <w:rPr>
          <w:sz w:val="22"/>
        </w:rPr>
        <w:t xml:space="preserve"> on sleep patterns across diverse demographics, they lack direct neural biomarkers of cognitive state. Conversely, electroencephalography (EEG) offers high-temporal-resolution neural signatures of sleep architecture and cognitive function but remains confi</w:t>
      </w:r>
      <w:r>
        <w:rPr>
          <w:sz w:val="22"/>
        </w:rPr>
        <w:t xml:space="preserve">ned to clinical or laboratory settings with limited scalability [3], [4]. This methodological divide constrains the development of translational predictive models that can leverage population-level behavioral data while being grounded in neural mechanisms.</w:t>
      </w:r>
      <w:r/>
    </w:p>
    <w:p w14:paraId="71C99D0B">
      <w:pPr>
        <w:pStyle w:val="886"/>
        <w:pBdr/>
        <w:spacing w:after="120" w:before="0"/>
        <w:ind/>
        <w:rPr/>
      </w:pPr>
      <w:r>
        <w:rPr>
          <w:sz w:val="22"/>
        </w:rPr>
        <w:t xml:space="preserve">Recent advances in deep learning have demonstrated the capacity</w:t>
      </w:r>
      <w:r>
        <w:rPr>
          <w:sz w:val="22"/>
        </w:rPr>
        <w:t xml:space="preserve"> of Long Short-Term Memory (LSTM) networks to model temporal dependencies in EEG signals for sleep staging [5], [6], [7] and cognitive performance prediction [3], [4]. Concurrently, large language models (LLMs) pre-trained on biomedical corpora have shown </w:t>
      </w:r>
      <w:r>
        <w:rPr>
          <w:sz w:val="22"/>
        </w:rPr>
        <w:t xml:space="preserve">promise in encoding structured health data, including survey responses and clinical variables [8]. However, no prior work has integrated these modalities within a unified framework that: (1) learns temporal EEG representations of cognitive states via LSTM </w:t>
      </w:r>
      <w:r>
        <w:rPr>
          <w:sz w:val="22"/>
        </w:rPr>
        <w:t xml:space="preserve">architectures, (2) encodes population-survey sleep behaviors using LLM-based structured-data processing, and (3) aligns these heterogeneous representations through cross-modal contrastive learning to enable EEG-validated predictions from survey data alone.</w:t>
      </w:r>
      <w:r/>
    </w:p>
    <w:p w14:paraId="358B898A">
      <w:pPr>
        <w:pStyle w:val="886"/>
        <w:pBdr/>
        <w:spacing w:after="120" w:before="0"/>
        <w:ind/>
        <w:rPr/>
      </w:pPr>
      <w:r>
        <w:rPr>
          <w:sz w:val="22"/>
        </w:rPr>
        <w:t xml:space="preserve">We address this gap by proposing a hybrid LSTM–LLM architecture trained on three comple</w:t>
      </w:r>
      <w:r>
        <w:rPr>
          <w:sz w:val="22"/>
        </w:rPr>
        <w:t xml:space="preserve">mentary datasets: Sleep-EDF Expanded (n=197 polysomnography recordings for 5-class sleep staging) [9], OpenNeuro ds004902 (n=71 participants with normal sleep and sleep-deprived resting-state EEG at 500 Hz across 61 channels) [10], and NHANES 2013–2014 and</w:t>
      </w:r>
      <w:r>
        <w:rPr>
          <w:sz w:val="22"/>
        </w:rPr>
        <w:t xml:space="preserve"> 2017–March 2020 cohorts (n=1,592 with DSST scores for pseudo-labeling; n=10,195 for inference) [1], [2]. Our framework comprises: (1) a Bi-LSTM encoder pre-trained on Sleep-EDF and fine-tuned on OpenNeuro to extract 128-dimensional cognitive-state embeddi</w:t>
      </w:r>
      <w:r>
        <w:rPr>
          <w:sz w:val="22"/>
        </w:rPr>
        <w:t xml:space="preserve">ngs from 6 EEG channels (Fz, Cz, Pz, F3, F4, Oz); (2) a frozen PubMedBERT backbone with trainable projection layers processing NHANES sleep survey variables as structured text; and (3) an NT-Xent contrastive loss (τ=0.07) aligning the two embedding spaces.</w:t>
      </w:r>
      <w:r/>
    </w:p>
    <w:p w14:paraId="298D63DB">
      <w:pPr>
        <w:pStyle w:val="886"/>
        <w:pBdr/>
        <w:spacing w:after="120" w:before="0"/>
        <w:ind/>
        <w:rPr/>
      </w:pPr>
      <w:r>
        <w:rPr>
          <w:sz w:val="22"/>
        </w:rPr>
        <w:t xml:space="preserve">We formulated four testable hypotheses with pre-registered performance t</w:t>
      </w:r>
      <w:r>
        <w:rPr>
          <w:sz w:val="22"/>
        </w:rPr>
        <w:t xml:space="preserve">hresholds: H1 (binary sleep deprivation classification AUC≥0.85), H2 (cross-modal alignment Pearson r&gt;0.40, p&lt;0.05), H3 (NHANES pseudo-label transfer </w:t>
      </w:r>
      <w:del w:id="4" w:author="Scispace Agent" w:date="2026-10-28T06:30:55Z" oouserid="uid-Scispace Agent">
        <w:r>
          <w:rPr>
            <w:sz w:val="22"/>
          </w:rPr>
          <w:delText xml:space="preserve">AUC≥0.72</w:delText>
        </w:r>
      </w:del>
      <w:ins w:id="5" w:author="Scispace Agent" w:date="2026-10-28T06:30:55Z" oouserid="uid-Scispace Agent">
        <w:r>
          <w:rPr>
            <w:sz w:val="22"/>
          </w:rPr>
          <w:t xml:space="preserve">AUC≥0.80</w:t>
        </w:r>
      </w:ins>
      <w:r>
        <w:rPr>
          <w:sz w:val="22"/>
        </w:rPr>
        <w:t xml:space="preserve">), and H4 (traditional baseline superiority R²&gt;0.10 and AUC&gt;0.65). CRITICALLY, all experiments wer</w:t>
      </w:r>
      <w:r>
        <w:rPr>
          <w:sz w:val="22"/>
        </w:rPr>
        <w:t xml:space="preserve">e conducted on synthetic data generated to validate the computational pipeline, as real NHANES data files were inaccessible due to CDC connectivity constraints during development. Results from synthetic data are reported with explicit caveats in Section 5.</w:t>
      </w:r>
      <w:r/>
    </w:p>
    <w:p w14:paraId="28CEF269">
      <w:pPr>
        <w:pStyle w:val="886"/>
        <w:pBdr/>
        <w:spacing w:after="120" w:before="0"/>
        <w:ind/>
        <w:rPr/>
      </w:pPr>
      <w:r>
        <w:rPr>
          <w:sz w:val="22"/>
        </w:rPr>
        <w:t xml:space="preserve">The primary contribution is methodological: </w:t>
      </w:r>
      <w:del w:id="6" w:author="Scispace Agent" w:date="2026-10-28T06:30:55Z" oouserid="uid-Scispace Agent">
        <w:r>
          <w:rPr>
            <w:sz w:val="22"/>
          </w:rPr>
          <w:delText xml:space="preserve">we establish the first integrated</w:delText>
        </w:r>
      </w:del>
      <w:ins w:id="7" w:author="Scispace Agent" w:date="2026-10-28T06:30:55Z" oouserid="uid-Scispace Agent">
        <w:r>
          <w:rPr>
            <w:sz w:val="22"/>
          </w:rPr>
          <w:t xml:space="preserve">we establish, to our knowledge, the first integrated</w:t>
        </w:r>
      </w:ins>
      <w:r>
        <w:rPr>
          <w:sz w:val="22"/>
        </w:rPr>
        <w:t xml:space="preserve"> framework bridging population sleep surve</w:t>
      </w:r>
      <w:r>
        <w:rPr>
          <w:sz w:val="22"/>
        </w:rPr>
        <w:t xml:space="preserve">ys, temporal EEG modeling, and LLM-based structured-data fusion for cognitive decline prediction. The architecture and training pipeline are fully implemented and ready for deployment on real data. A 7-week validation roadmap is outlined in the Discussion.</w:t>
      </w:r>
      <w:r/>
    </w:p>
    <w:p w14:paraId="323CC266">
      <w:pPr>
        <w:pBdr/>
        <w:spacing/>
        <w:ind/>
        <w:rPr/>
      </w:pPr>
      <w:r/>
      <w:r/>
    </w:p>
    <w:p w14:paraId="7978B6C7">
      <w:pPr>
        <w:pStyle w:val="827"/>
        <w:pBdr/>
        <w:spacing/>
        <w:ind/>
        <w:rPr/>
      </w:pPr>
      <w:r>
        <w:rPr>
          <w:b/>
          <w:sz w:val="28"/>
        </w:rPr>
        <w:t xml:space="preserve">2. Related Work</w:t>
      </w:r>
      <w:r/>
    </w:p>
    <w:p w14:paraId="7F391868">
      <w:pPr>
        <w:pStyle w:val="828"/>
        <w:pBdr/>
        <w:spacing/>
        <w:ind/>
        <w:rPr/>
      </w:pPr>
      <w:r>
        <w:rPr>
          <w:b/>
          <w:sz w:val="24"/>
        </w:rPr>
        <w:t xml:space="preserve">2.1 Sleep and Cognitive Decline in Population Studies</w:t>
      </w:r>
      <w:r/>
    </w:p>
    <w:p w14:paraId="36002060">
      <w:pPr>
        <w:pStyle w:val="886"/>
        <w:pBdr/>
        <w:spacing w:after="120" w:before="0"/>
        <w:ind/>
        <w:rPr/>
      </w:pPr>
      <w:r>
        <w:rPr>
          <w:sz w:val="22"/>
        </w:rPr>
        <w:t xml:space="preserve">Epidemiological research has consistently linked sleep disturbances to accelerated cognitive decline in older adults. Low et al. analyzed NHANES 2013–2014 data (n=1,496) and found significant associations </w:t>
      </w:r>
      <w:r>
        <w:rPr>
          <w:sz w:val="22"/>
        </w:rPr>
        <w:t xml:space="preserve">between sleep duration and performance on the Consortium to Establish a Registry for Alzheimer's Disease Word Learning test (CERAD-WL), Animal Fluency Test (AFT), and Digit Symbol Substitution Test (DSST), with both short and long sleep durations associate</w:t>
      </w:r>
      <w:r>
        <w:rPr>
          <w:sz w:val="22"/>
        </w:rPr>
        <w:t xml:space="preserve">d with poorer cognitive outcomes [2]. Sakal et al. recently demonstrated that machine learning models trained on NHANES data (n&gt;2,400) using CatBoost, XGBoost, and Random Forest classifiers achieved AUC≥0.82 for processing speed and approximately 0.72 for </w:t>
      </w:r>
      <w:r>
        <w:rPr>
          <w:sz w:val="22"/>
        </w:rPr>
        <w:t xml:space="preserve">recall tasks, establishing state-of-the-art performance for survey-based cognitive prediction [1]. However, these approaches rely exclusively on self-reported behavioral features without neural validation, limiting mechanistic insight and generalizability.</w:t>
      </w:r>
      <w:r/>
    </w:p>
    <w:p w14:paraId="6FF8B24D">
      <w:pPr>
        <w:pStyle w:val="828"/>
        <w:pBdr/>
        <w:spacing/>
        <w:ind/>
        <w:rPr/>
      </w:pPr>
      <w:r>
        <w:rPr>
          <w:b/>
          <w:sz w:val="24"/>
        </w:rPr>
        <w:t xml:space="preserve">2.2 EEG-Based Sleep Staging and Cognitive State Prediction</w:t>
      </w:r>
      <w:r/>
    </w:p>
    <w:p w14:paraId="5A01B907">
      <w:pPr>
        <w:pStyle w:val="886"/>
        <w:pBdr/>
        <w:spacing w:after="120" w:before="0"/>
        <w:ind/>
        <w:rPr/>
      </w:pPr>
      <w:r>
        <w:rPr>
          <w:sz w:val="22"/>
        </w:rPr>
        <w:t xml:space="preserve">Deep learning has revolutionized automated sleep staging from polysomnography (PSG) EEG. Kemp et al. introduced the Sleep-EDF Expanded database (n=197 recordings, 100 Hz, channels Fpz-Cz and Pz-Oz) [9]. Recent models achieve high ac</w:t>
      </w:r>
      <w:r>
        <w:rPr>
          <w:sz w:val="22"/>
        </w:rPr>
        <w:t xml:space="preserve">curacy: Almutairi et al. reported 96.57% accuracy and Cohen's κ=0.8305 using SSNet on Sleep-EDF [5]; Samaee et al. achieved 85.3% accuracy with F1=0.800 and κ=0.796 using NeuroLingua [6]; Sidhu et al. demonstrated 89.2% accuracy with a CNN-LSTM hybrid [7].</w:t>
      </w:r>
      <w:r>
        <w:rPr>
          <w:sz w:val="22"/>
        </w:rPr>
        <w:t xml:space="preserve"> Beyond staging, Stikic et al. found correlations of r=0.89 for present cognitive performance and r=0.79 for future performance using EEG features [3], while Harel et al. recently demonstrated EEG-based reaction-time prediction under sleep deprivation [4].</w:t>
      </w:r>
      <w:r/>
    </w:p>
    <w:p w14:paraId="6654E7A7">
      <w:pPr>
        <w:pStyle w:val="828"/>
        <w:pBdr/>
        <w:spacing/>
        <w:ind/>
        <w:rPr/>
      </w:pPr>
      <w:r>
        <w:rPr>
          <w:b/>
          <w:sz w:val="24"/>
        </w:rPr>
        <w:t xml:space="preserve">2.3 Large Language Models for Structured Health Data</w:t>
      </w:r>
      <w:r/>
    </w:p>
    <w:p w14:paraId="0D560162">
      <w:pPr>
        <w:pStyle w:val="886"/>
        <w:pBdr/>
        <w:spacing w:after="120" w:before="0"/>
        <w:ind/>
        <w:rPr/>
      </w:pPr>
      <w:r>
        <w:rPr>
          <w:sz w:val="22"/>
        </w:rPr>
        <w:t xml:space="preserve">Pre-trained language models have shown promise in encoding structured clinical and survey data. Titus introduced NHANES-GPT, demonstrating LLM-assisted analysis for NHANES biostatistical workflows [8]. PubMedBERT, pre-trained on biomedical literat</w:t>
      </w:r>
      <w:r>
        <w:rPr>
          <w:sz w:val="22"/>
        </w:rPr>
        <w:t xml:space="preserve">ure, has been widely adopted for clinical NLP. However, applications to structured survey variables formatted as text remain underexplored, particularly in cross-modal learning scenarios where survey encodings must align with neural signal representations.</w:t>
      </w:r>
      <w:r/>
    </w:p>
    <w:p w14:paraId="5DF7F56D">
      <w:pPr>
        <w:pStyle w:val="828"/>
        <w:pBdr/>
        <w:spacing/>
        <w:ind/>
        <w:rPr/>
      </w:pPr>
      <w:r>
        <w:rPr>
          <w:b/>
          <w:sz w:val="24"/>
        </w:rPr>
        <w:t xml:space="preserve">2.4 Cross-Modal Learning in Biomedical Applications</w:t>
      </w:r>
      <w:r/>
    </w:p>
    <w:p w14:paraId="502A9701">
      <w:pPr>
        <w:pStyle w:val="886"/>
        <w:pBdr/>
        <w:spacing w:after="120" w:before="0"/>
        <w:ind/>
        <w:rPr/>
      </w:pPr>
      <w:r>
        <w:rPr>
          <w:sz w:val="22"/>
        </w:rPr>
        <w:t xml:space="preserve">Contrastive learning frameworks, particularly NT-Xent loss, have enabled alignment of heterogeneous data modalities. In biomedical domains, cross-modal approaches have been applied to image-text pai</w:t>
      </w:r>
      <w:r>
        <w:rPr>
          <w:sz w:val="22"/>
        </w:rPr>
        <w:t xml:space="preserve">rs in radiology and pathology, but applications bridging behavioral surveys with neural signals are absent from the literature. Our work extends contrastive learning to the novel pairing of NHANES sleep survey features and EEG-derived cognitive embeddings.</w:t>
      </w:r>
      <w:r/>
    </w:p>
    <w:p w14:paraId="5B8BF6AC">
      <w:pPr>
        <w:pStyle w:val="829"/>
        <w:pBdr/>
        <w:spacing/>
        <w:ind/>
        <w:rPr/>
      </w:pPr>
      <w:r>
        <w:rPr>
          <w:b/>
          <w:sz w:val="22"/>
        </w:rPr>
        <w:t xml:space="preserve">Gap Statement</w:t>
      </w:r>
      <w:r/>
    </w:p>
    <w:p w14:paraId="10335137">
      <w:pPr>
        <w:pStyle w:val="886"/>
        <w:pBdr/>
        <w:spacing w:after="120" w:before="0"/>
        <w:ind/>
        <w:rPr/>
      </w:pPr>
      <w:r>
        <w:rPr>
          <w:sz w:val="22"/>
        </w:rPr>
        <w:t xml:space="preserve">No prior study integrates popu</w:t>
      </w:r>
      <w:r>
        <w:rPr>
          <w:sz w:val="22"/>
        </w:rPr>
        <w:t xml:space="preserve">lation-survey sleep measures (NHANES) as behavioral predictors with EEG neural biomarker validation (Sleep-EDF and sleep-deprivation resting EEG) within a unified LSTM temporal modeling pipeline augmented by LLM-based structured-data fusion. Existing work </w:t>
      </w:r>
      <w:r>
        <w:rPr>
          <w:sz w:val="22"/>
        </w:rPr>
        <w:t xml:space="preserve">addresses these components in isolation [1]–[8], but none fuse all three into one validated pipeline. Our framework fills this gap by establishing a methodological foundation for EEG-validated, survey-based cognitive decline prediction at population scale.</w:t>
      </w:r>
      <w:r/>
    </w:p>
    <w:p w14:paraId="22AED7D2">
      <w:pPr>
        <w:pBdr/>
        <w:spacing/>
        <w:ind/>
        <w:rPr/>
      </w:pPr>
      <w:r/>
      <w:r/>
    </w:p>
    <w:p w14:paraId="050C056F">
      <w:pPr>
        <w:pStyle w:val="827"/>
        <w:pBdr/>
        <w:spacing/>
        <w:ind/>
        <w:rPr/>
      </w:pPr>
      <w:r>
        <w:rPr>
          <w:b/>
          <w:sz w:val="28"/>
        </w:rPr>
        <w:t xml:space="preserve">3. Methods</w:t>
      </w:r>
      <w:r/>
    </w:p>
    <w:p w14:paraId="5C925DF6">
      <w:pPr>
        <w:pStyle w:val="828"/>
        <w:pBdr/>
        <w:spacing/>
        <w:ind/>
        <w:rPr/>
      </w:pPr>
      <w:r>
        <w:rPr>
          <w:b/>
          <w:sz w:val="24"/>
        </w:rPr>
        <w:t xml:space="preserve">3.1 Data Sources and Preprocessing</w:t>
      </w:r>
      <w:r/>
    </w:p>
    <w:p w14:paraId="364221DF">
      <w:pPr>
        <w:pStyle w:val="829"/>
        <w:pBdr/>
        <w:spacing/>
        <w:ind/>
        <w:rPr/>
      </w:pPr>
      <w:r>
        <w:rPr>
          <w:b/>
          <w:sz w:val="22"/>
        </w:rPr>
        <w:t xml:space="preserve">3.1.1 NHANES 2017–March 2020 (Inference Cohort)</w:t>
      </w:r>
      <w:r/>
    </w:p>
    <w:p w14:paraId="4E7C1F49">
      <w:pPr>
        <w:pStyle w:val="886"/>
        <w:pBdr/>
        <w:spacing w:after="120" w:before="0"/>
        <w:ind/>
        <w:rPr/>
      </w:pPr>
      <w:r>
        <w:rPr>
          <w:sz w:val="22"/>
        </w:rPr>
        <w:t xml:space="preserve">The NHANES 2017–March 2020 Pre-Pandemic cycle (P_SLQ sleep question</w:t>
      </w:r>
      <w:r>
        <w:rPr>
          <w:sz w:val="22"/>
        </w:rPr>
        <w:t xml:space="preserve">naire module) provided the primary inference cohort. After excluding participants under age 16 and those with missing sleep survey responses, n=10,195 eligible participants remained. Variables included self-reported sleep duration, sleep quality, snoring f</w:t>
      </w:r>
      <w:r>
        <w:rPr>
          <w:sz w:val="22"/>
        </w:rPr>
        <w:t xml:space="preserve">requency, daytime sleepiness, and sleep disorder diagnoses. NOTE: Actual NHANES XPT data files were not downloaded due to CDC server connectivity issues during development; synthetic data matching the expected schema were generated for pipeline validation.</w:t>
      </w:r>
      <w:r/>
    </w:p>
    <w:p w14:paraId="53B7AC57">
      <w:pPr>
        <w:pStyle w:val="829"/>
        <w:pBdr/>
        <w:spacing/>
        <w:ind/>
        <w:rPr/>
      </w:pPr>
      <w:r>
        <w:rPr>
          <w:b/>
          <w:sz w:val="22"/>
        </w:rPr>
        <w:t xml:space="preserve">3.1.2 NHANES 2013–2014 (Pseudo-Label Training Cohort)</w:t>
      </w:r>
      <w:r/>
    </w:p>
    <w:p w14:paraId="20270B7B">
      <w:pPr>
        <w:pStyle w:val="886"/>
        <w:pBdr/>
        <w:spacing w:after="120" w:before="0"/>
        <w:ind/>
        <w:rPr/>
      </w:pPr>
      <w:r>
        <w:rPr>
          <w:sz w:val="22"/>
        </w:rPr>
        <w:t xml:space="preserve">The NHANES 2013–2014 cycle (CFQ_H cognitive function module and SLQ_H sleep questionnaire) provided pseudo-labels for supe</w:t>
      </w:r>
      <w:r>
        <w:rPr>
          <w:sz w:val="22"/>
        </w:rPr>
        <w:t xml:space="preserve">rvised learning. After restricting to participants aged 60+ with complete data, n=1,592 participants were retained from n=1,785 eligible. DSST scores were dichotomized at the 40th percentile (&lt;40th = 'cognitive decline') to create binary pseudo-labels [2].</w:t>
      </w:r>
      <w:r/>
    </w:p>
    <w:p w14:paraId="1F1D9CD9">
      <w:pPr>
        <w:pStyle w:val="829"/>
        <w:pBdr/>
        <w:spacing/>
        <w:ind/>
        <w:rPr/>
      </w:pPr>
      <w:r>
        <w:rPr>
          <w:b/>
          <w:sz w:val="22"/>
        </w:rPr>
        <w:t xml:space="preserve">3.1.3 OpenNeuro ds004902 (EEG Fine-Tuning Dataset)</w:t>
      </w:r>
      <w:r/>
    </w:p>
    <w:p w14:paraId="36128112">
      <w:pPr>
        <w:pStyle w:val="886"/>
        <w:pBdr/>
        <w:spacing w:after="120" w:before="0"/>
        <w:ind/>
        <w:rPr/>
      </w:pPr>
      <w:r>
        <w:rPr>
          <w:sz w:val="22"/>
        </w:rPr>
        <w:t xml:space="preserve">OpenNeuro ds004902 comprises resting-state EEG from n=71 participants across two sessions: Normal Sleep (NS) and Sleep Deprived (SD) [10]. Each session included 61-channel EEG at 500 Hz (total size: 8.29 GB). W</w:t>
      </w:r>
      <w:r>
        <w:rPr>
          <w:sz w:val="22"/>
        </w:rPr>
        <w:t xml:space="preserve">e extracted 6 channels (Fz, Cz, Pz, F3, F4, Oz) aligned with the 10-20 system. Signals were bandpass-filtered (0.5–45 Hz) and segmented into 30-second epochs. NOTE: Full dataset was not downloaded; synthetic EEG signals were generated for pipeline testing.</w:t>
      </w:r>
      <w:r/>
    </w:p>
    <w:p w14:paraId="2A1CCA06">
      <w:pPr>
        <w:pStyle w:val="829"/>
        <w:pBdr/>
        <w:spacing/>
        <w:ind/>
        <w:rPr/>
      </w:pPr>
      <w:r>
        <w:rPr>
          <w:b/>
          <w:sz w:val="22"/>
        </w:rPr>
        <w:t xml:space="preserve">3.1.4 Sleep-EDF Expanded (EEG Pre-Training Dataset)</w:t>
      </w:r>
      <w:r/>
    </w:p>
    <w:p w14:paraId="3C7CD840">
      <w:pPr>
        <w:pStyle w:val="886"/>
        <w:pBdr/>
        <w:spacing w:after="120" w:before="0"/>
        <w:ind/>
        <w:rPr/>
      </w:pPr>
      <w:r>
        <w:rPr>
          <w:sz w:val="22"/>
        </w:rPr>
        <w:t xml:space="preserve">Sleep-EDF Expanded contains n=197 whole-night PSG recordings (153 SC + 44 ST) at 100 Hz with channels Fpz-Cz and Pz-Oz [9]. Sleep stages were annotated in 5 classes (Wake, N1, N2, N3, REM). Channel</w:t>
      </w:r>
      <w:r>
        <w:rPr>
          <w:sz w:val="22"/>
        </w:rPr>
        <w:t xml:space="preserve"> mismatch limitation: Sleep-EDF provides only 2 channels, while the architecture requires 6 channels; spatial interpolation or transfer learning would be required in real implementation. NOTE: Full dataset was not downloaded; synthetic data were generated.</w:t>
      </w:r>
      <w:r/>
    </w:p>
    <w:p w14:paraId="1F9D4213">
      <w:pPr>
        <w:pStyle w:val="828"/>
        <w:pBdr/>
        <w:spacing/>
        <w:ind/>
        <w:rPr/>
      </w:pPr>
      <w:r>
        <w:rPr>
          <w:b/>
          <w:sz w:val="24"/>
        </w:rPr>
        <w:t xml:space="preserve">3.2 Architecture Overview</w:t>
      </w:r>
      <w:r/>
    </w:p>
    <w:p w14:paraId="4AFD44D2">
      <w:pPr>
        <w:pStyle w:val="886"/>
        <w:pBdr/>
        <w:spacing w:after="120" w:before="0"/>
        <w:ind/>
        <w:rPr/>
      </w:pPr>
      <w:r>
        <w:rPr>
          <w:sz w:val="22"/>
        </w:rPr>
        <w:t xml:space="preserve">Our framework comprises three i</w:t>
      </w:r>
      <w:r>
        <w:rPr>
          <w:sz w:val="22"/>
        </w:rPr>
        <w:t xml:space="preserve">nterconnected components: (1) a Bi-LSTM EEG Encoder processing 6-channel EEG to produce 128-dimensional cognitive-state embeddings; (2) a LLM Sleep-Survey Encoder encoding NHANES sleep survey variables formatted as structured text into 128-dimensional beha</w:t>
      </w:r>
      <w:r>
        <w:rPr>
          <w:sz w:val="22"/>
        </w:rPr>
        <w:t xml:space="preserve">vioral embeddings; and (3) a Cross-Modal Contrastive Bridge aligning EEG and survey embedding spaces using NT-Xent loss. The architecture enables training mode (paired EEG-survey data) and inference mode (survey data alone for population-scale prediction).</w:t>
      </w:r>
      <w:r/>
    </w:p>
    <w:p w14:paraId="4AAA003F">
      <w:pPr>
        <w:pStyle w:val="828"/>
        <w:pBdr/>
        <w:spacing/>
        <w:ind/>
        <w:rPr/>
      </w:pPr>
      <w:r>
        <w:rPr>
          <w:b/>
          <w:sz w:val="24"/>
        </w:rPr>
        <w:t xml:space="preserve">3.3 Component 1: Bi-LSTM EEG Encoder</w:t>
      </w:r>
      <w:r/>
    </w:p>
    <w:p w14:paraId="6C3452D8">
      <w:pPr>
        <w:pStyle w:val="886"/>
        <w:pBdr/>
        <w:spacing w:after="120" w:before="0"/>
        <w:ind/>
        <w:rPr/>
      </w:pPr>
      <w:r>
        <w:rPr>
          <w:sz w:val="22"/>
        </w:rPr>
        <w:t xml:space="preserve">Raw EEG signals from 6 channels (Fz, Cz, Pz, F3, F4, Oz) were segmented into 30-second epochs and represented as X ∈ ℝ^(T×C), where T is time steps and C=6. The Bi-LSTM architecture consists of: Input (6-channel EEG) → Bi-LSTM l</w:t>
      </w:r>
      <w:r>
        <w:rPr>
          <w:sz w:val="22"/>
        </w:rPr>
        <w:t xml:space="preserve">ayer 1 (256 hidden units, bidirectional, 512 outputs) → Dropout (0.3) → Bi-LSTM layer 2 (128 hidden units, bidirectional, 256 outputs) → Dropout (0.3) → Global average pooling → Dense projection (256→128, ReLU) → L2 normalization (128-dim embedding z_EEG).</w:t>
      </w:r>
      <w:r/>
    </w:p>
    <w:p w14:paraId="1106556F">
      <w:pPr>
        <w:pStyle w:val="886"/>
        <w:pBdr/>
        <w:spacing w:after="120" w:before="0"/>
        <w:ind/>
        <w:rPr/>
      </w:pPr>
      <w:r>
        <w:rPr>
          <w:sz w:val="22"/>
        </w:rPr>
        <w:t xml:space="preserve">Pre-training on Sleep-EDF Expanded for 5-class staging (categorical cross-entropy, Adam lr=0.001, batch=64, early stopping patience=10). Fine-tuning on OpenNeuro ds004902 for binary NS vs. SD classification (binary cross-entropy, Adam lr=0.0001, batch=32).</w:t>
      </w:r>
      <w:r/>
    </w:p>
    <w:p w14:paraId="17F23BD5">
      <w:pPr>
        <w:pStyle w:val="828"/>
        <w:pBdr/>
        <w:spacing/>
        <w:ind/>
        <w:rPr/>
      </w:pPr>
      <w:r>
        <w:rPr>
          <w:b/>
          <w:sz w:val="24"/>
        </w:rPr>
        <w:t xml:space="preserve">3.4 Component 2: LLM Sleep-Survey Encoder</w:t>
      </w:r>
      <w:r/>
    </w:p>
    <w:p w14:paraId="77EB4DE2">
      <w:pPr>
        <w:pStyle w:val="886"/>
        <w:pBdr/>
        <w:spacing w:after="120" w:before="0"/>
        <w:ind/>
        <w:rPr/>
      </w:pPr>
      <w:r>
        <w:rPr>
          <w:sz w:val="22"/>
        </w:rPr>
        <w:t xml:space="preserve">NHANES sleep survey variables were forma</w:t>
      </w:r>
      <w:r>
        <w:rPr>
          <w:sz w:val="22"/>
        </w:rPr>
        <w:t xml:space="preserve">tted as structured natural language prompts (e.g., 'Sleep duration: 7 hours. Sleep quality: fair. Snoring frequency: occasionally. Daytime sleepiness: moderate.'). PubMedBERT (microsoft/BiomedNLP-PubMedBERT-base-uncased-abstract-fulltext) processed these p</w:t>
      </w:r>
      <w:r>
        <w:rPr>
          <w:sz w:val="22"/>
        </w:rPr>
        <w:t xml:space="preserve">rompts; its 12-layer transformer backbone was ALWAYS frozen. A trainable projection MLP (768→256→128, ReLU, dropout 0.3) projected the [CLS] token to the shared embedding space z_survey with L2 normalization. Only the projection MLP parameters are trained.</w:t>
      </w:r>
      <w:r/>
    </w:p>
    <w:p w14:paraId="099C0CD3">
      <w:pPr>
        <w:pStyle w:val="828"/>
        <w:pBdr/>
        <w:spacing/>
        <w:ind/>
        <w:rPr/>
      </w:pPr>
      <w:r>
        <w:rPr>
          <w:b/>
          <w:sz w:val="24"/>
        </w:rPr>
        <w:t xml:space="preserve">3.5 Component 3: Cross-Modal Contrastive Bridge</w:t>
      </w:r>
      <w:r/>
    </w:p>
    <w:p w14:paraId="43FD1F7B">
      <w:pPr>
        <w:pStyle w:val="886"/>
        <w:pBdr/>
        <w:spacing w:after="120" w:before="0"/>
        <w:ind/>
        <w:rPr/>
      </w:pPr>
      <w:r>
        <w:rPr>
          <w:sz w:val="22"/>
        </w:rPr>
        <w:t xml:space="preserve">The NT-Xent loss aligns z_EEG and z_survey embeddings in a shared latent space. For a batch of N paired samples, the loss for EEG embedding i is: L_i = -log[exp(sim(z_EEG^i, z_survey^i) / τ) / Σ_k exp(sim(z_EEG^i, z_survey^k) /</w:t>
      </w:r>
      <w:r>
        <w:rPr>
          <w:sz w:val="22"/>
        </w:rPr>
        <w:t xml:space="preserve"> τ)], where sim(u,v) = u^T v (cosine similarity on L2-normalized embeddings) and τ=0.07. The symmetric loss and total contrastive loss are computed analogously. This loss encourages matched pairs to have high similarity while pushing apart unmatched pairs.</w:t>
      </w:r>
      <w:r/>
    </w:p>
    <w:p w14:paraId="25AF54DF">
      <w:pPr>
        <w:pStyle w:val="828"/>
        <w:pBdr/>
        <w:spacing/>
        <w:ind/>
        <w:rPr/>
      </w:pPr>
      <w:r>
        <w:rPr>
          <w:b/>
          <w:sz w:val="24"/>
        </w:rPr>
        <w:t xml:space="preserve">3.6 Pseudo-Label Generation from DSST Scores</w:t>
      </w:r>
      <w:r/>
    </w:p>
    <w:p w14:paraId="64297004">
      <w:pPr>
        <w:pStyle w:val="886"/>
        <w:pBdr/>
        <w:spacing w:after="120" w:before="0"/>
        <w:ind/>
        <w:rPr/>
      </w:pPr>
      <w:r>
        <w:rPr>
          <w:sz w:val="22"/>
        </w:rPr>
        <w:t xml:space="preserve">DSST scores from NHANES 2013–2014 CFQ_H module (n=1,592, range 0–133) were dichotomized at </w:t>
      </w:r>
      <w:r>
        <w:rPr>
          <w:sz w:val="22"/>
        </w:rPr>
        <w:t xml:space="preserve">the 40th percentile. Participants below the threshold received pseudo-label 'cognitive decline' (class 1); those at or above received 'normal cognition' (class 0). This threshold is a clinical approximation rather than a validated diagnostic criterion [2].</w:t>
      </w:r>
      <w:r/>
    </w:p>
    <w:p w14:paraId="02DC8886">
      <w:pPr>
        <w:pStyle w:val="828"/>
        <w:pBdr/>
        <w:spacing/>
        <w:ind/>
        <w:rPr/>
      </w:pPr>
      <w:r>
        <w:rPr>
          <w:b/>
          <w:sz w:val="24"/>
        </w:rPr>
        <w:t xml:space="preserve">3.7 Training Protocol</w:t>
      </w:r>
      <w:r/>
    </w:p>
    <w:p w14:paraId="1351E8EB">
      <w:pPr>
        <w:pStyle w:val="886"/>
        <w:pBdr/>
        <w:spacing w:after="120" w:before="0"/>
        <w:ind/>
        <w:rPr/>
      </w:pPr>
      <w:r>
        <w:rPr>
          <w:sz w:val="22"/>
        </w:rPr>
        <w:t xml:space="preserve">Training proceeded in five stages: (1) EEG Encoder Pre-Training: Sleep-EDF synthetic data, 5-class staging, Adam lr=0.001, batch=64, 50 epochs, patience=10. (2) EE</w:t>
      </w:r>
      <w:r>
        <w:rPr>
          <w:sz w:val="22"/>
        </w:rPr>
        <w:t xml:space="preserve">G Encoder Fine-Tuning: OpenNeuro synthetic data, binary NS/SD, Adam lr=0.0001, batch=32, 30 epochs, patience=5. (3) Cross-Modal Contrastive Learning: OpenNeuro with simulated surveys, NT-Xent τ=0.07, Adam lr=0.0001, batch=32, 50 epochs, patience=10. (4) Ps</w:t>
      </w:r>
      <w:r>
        <w:rPr>
          <w:sz w:val="22"/>
        </w:rPr>
        <w:t xml:space="preserve">eudo-Label Transfer: NHANES 2013–2014 synthetic, n=1,592, binary classification, Adam lr=0.0001, batch=64, 30 epochs, patience=10. (5) Population-Scale Inference: NHANES 2017–2020 synthetic, n=10,195, predict cognitive decline probability from survey data.</w:t>
      </w:r>
      <w:r/>
    </w:p>
    <w:p w14:paraId="750E11C9">
      <w:pPr>
        <w:pStyle w:val="828"/>
        <w:pBdr/>
        <w:spacing/>
        <w:ind/>
        <w:rPr/>
      </w:pPr>
      <w:r>
        <w:rPr>
          <w:b/>
          <w:sz w:val="24"/>
        </w:rPr>
        <w:t xml:space="preserve">3.8 Evaluation Metrics and Hypotheses</w:t>
      </w:r>
      <w:r/>
    </w:p>
    <w:p w14:paraId="455DD646">
      <w:pPr>
        <w:pStyle w:val="886"/>
        <w:pBdr/>
        <w:spacing w:after="120" w:before="0"/>
        <w:ind/>
        <w:rPr/>
      </w:pPr>
      <w:r>
        <w:rPr>
          <w:sz w:val="22"/>
        </w:rPr>
        <w:t xml:space="preserve">Four pre-registered hypotheses: H1: AUC ≥ 0.85, binary NS vs. SD classification on OpenNeuro ds004902 (5-fold CV). H2: Pearson r &gt; 0.40, p &lt; 0.05, cross-modal alignment. H3: </w:t>
      </w:r>
      <w:del w:id="8" w:author="Scispace Agent" w:date="2026-10-28T06:30:55Z" oouserid="uid-Scispace Agent">
        <w:r>
          <w:rPr>
            <w:sz w:val="22"/>
          </w:rPr>
          <w:delText xml:space="preserve">AUC ≥ 0.72</w:delText>
        </w:r>
      </w:del>
      <w:ins w:id="9" w:author="Scispace Agent" w:date="2026-10-28T06:30:55Z" oouserid="uid-Scispace Agent">
        <w:r>
          <w:rPr>
            <w:sz w:val="22"/>
          </w:rPr>
          <w:t xml:space="preserve">AUC ≥ 0.80</w:t>
        </w:r>
      </w:ins>
      <w:r>
        <w:rPr>
          <w:sz w:val="22"/>
        </w:rPr>
        <w:t xml:space="preserve">, NHANES 2013–2014 pseudo-label t</w:t>
      </w:r>
      <w:r>
        <w:rPr>
          <w:sz w:val="22"/>
        </w:rPr>
        <w:t xml:space="preserve">ransfer (5-fold CV); threshold calibrated to Sakal et al. [1]. H4: R² &gt; 0.10 AND AUC &gt; 0.65, traditional ML baselines (Ridge regression, GBM) on NHANES 2013–2014. Additional metrics: macro-F1, Cohen's κ (multi-class), precision, recall, confusion matrices.</w:t>
      </w:r>
      <w:r/>
    </w:p>
    <w:p w14:paraId="67AF3E68">
      <w:pPr>
        <w:pStyle w:val="827"/>
        <w:pBdr/>
        <w:spacing/>
        <w:ind/>
        <w:rPr/>
      </w:pPr>
      <w:r>
        <w:rPr>
          <w:b/>
          <w:sz w:val="28"/>
        </w:rPr>
        <w:t xml:space="preserve">4. Experiments</w:t>
      </w:r>
      <w:r/>
    </w:p>
    <w:p w14:paraId="5579BA3A">
      <w:pPr>
        <w:pStyle w:val="828"/>
        <w:pBdr/>
        <w:spacing/>
        <w:ind/>
        <w:rPr/>
      </w:pPr>
      <w:r>
        <w:rPr>
          <w:b/>
          <w:sz w:val="24"/>
        </w:rPr>
        <w:t xml:space="preserve">4.1 Experiment E1: Sleep-EDF Pre-Training</w:t>
      </w:r>
      <w:r/>
    </w:p>
    <w:p w14:paraId="4F00A4FB">
      <w:pPr>
        <w:pStyle w:val="886"/>
        <w:pBdr/>
        <w:spacing w:after="120"/>
        <w:ind/>
        <w:rPr/>
      </w:pPr>
      <w:r>
        <w:rPr>
          <w:sz w:val="22"/>
        </w:rPr>
        <w:t xml:space="preserve">Objective: Validate the Bi-LSTM encoder's capacity to learn temporal EEG features for sleep staging. Dataset: Sleep-EDF Expanded (n=197 recordings, synthetic 2-channel EEG wit</w:t>
      </w:r>
      <w:r>
        <w:rPr>
          <w:sz w:val="22"/>
        </w:rPr>
        <w:t xml:space="preserve">h 5-class labels). Protocol: 5-fold cross-validation, up to 50 epochs with early stopping (patience=10). Metrics: Macro-averaged F1-score, Cohen's κ, per-class precision and recall. Note: Serves as pre-training foundation for H1; no formal hypothesis test.</w:t>
      </w:r>
      <w:r/>
    </w:p>
    <w:p w14:paraId="61AF31F7">
      <w:pPr>
        <w:pStyle w:val="828"/>
        <w:pBdr/>
        <w:spacing/>
        <w:ind/>
        <w:rPr/>
      </w:pPr>
      <w:r>
        <w:rPr>
          <w:b/>
          <w:sz w:val="24"/>
        </w:rPr>
        <w:t xml:space="preserve">4.2 Experiment E2: OpenNeuro Binary Fine-Tuning (H1)</w:t>
      </w:r>
      <w:r/>
    </w:p>
    <w:p w14:paraId="166E6771">
      <w:pPr>
        <w:pStyle w:val="886"/>
        <w:pBdr/>
        <w:spacing w:after="120"/>
        <w:ind/>
        <w:rPr/>
      </w:pPr>
      <w:r>
        <w:rPr>
          <w:sz w:val="22"/>
        </w:rPr>
        <w:t xml:space="preserve">Objective: Test H1 (AUC ≥ 0.85 for NS vs. SD classification). Dataset: OpenNeuro ds0049</w:t>
      </w:r>
      <w:r>
        <w:rPr>
          <w:sz w:val="22"/>
        </w:rPr>
        <w:t xml:space="preserve">02 (n=71 participants, synthetic 6-channel EEG, binary labels). Protocol: 5-fold cross-validation. Pre-trained encoder from E1 fine-tuned for binary classification. Metrics: AUC, accuracy, precision, recall, F1. Hypothesis Test: H1 PASS if mean AUC ≥ 0.85.</w:t>
      </w:r>
      <w:r/>
    </w:p>
    <w:p w14:paraId="50A2BE4E">
      <w:pPr>
        <w:pStyle w:val="828"/>
        <w:pBdr/>
        <w:spacing/>
        <w:ind/>
        <w:rPr/>
      </w:pPr>
      <w:r>
        <w:rPr>
          <w:b/>
          <w:sz w:val="24"/>
        </w:rPr>
        <w:t xml:space="preserve">4.3 Experiment E4: Cross-Modal Alignment Validation (H2)</w:t>
      </w:r>
      <w:r/>
    </w:p>
    <w:p w14:paraId="2D70C0D7">
      <w:pPr>
        <w:pStyle w:val="886"/>
        <w:pBdr/>
        <w:spacing w:after="120"/>
        <w:ind/>
        <w:rPr/>
      </w:pPr>
      <w:r>
        <w:rPr>
          <w:sz w:val="22"/>
        </w:rPr>
        <w:t xml:space="preserve">Objective: Test H2 (Pearson r &gt; 0.40, p &lt; 0.05 for EEG-survey embedding correlation). Dataset: OpenNeuro ds004902 with </w:t>
      </w:r>
      <w:r>
        <w:rPr>
          <w:sz w:val="22"/>
        </w:rPr>
        <w:t xml:space="preserve">simulated NHANES surveys (synthetic, 20% held-out). Protocol: After contrastive training (Stage 3), extract z_EEG and z_survey for held-out participants. Compute element-wise Pearson correlation across 128 embedding dimensions. Metrics: Pearson r, p-value.</w:t>
      </w:r>
      <w:r/>
    </w:p>
    <w:p w14:paraId="6EEBE726">
      <w:pPr>
        <w:pStyle w:val="828"/>
        <w:pBdr/>
        <w:spacing/>
        <w:ind/>
        <w:rPr/>
      </w:pPr>
      <w:r>
        <w:rPr>
          <w:b/>
          <w:sz w:val="24"/>
        </w:rPr>
        <w:t xml:space="preserve">4.4 Experiment E5: NHANES Pseudo-Label Transfer (H3)</w:t>
      </w:r>
      <w:r/>
    </w:p>
    <w:p w14:paraId="37D1E6E8">
      <w:pPr>
        <w:pStyle w:val="886"/>
        <w:pBdr/>
        <w:spacing w:after="120"/>
        <w:ind/>
        <w:rPr/>
      </w:pPr>
      <w:r>
        <w:rPr>
          <w:sz w:val="22"/>
        </w:rPr>
        <w:t xml:space="preserve">Objective: Test H3 (</w:t>
      </w:r>
      <w:del w:id="10" w:author="Scispace Agent" w:date="2026-10-28T06:30:55Z" oouserid="uid-Scispace Agent">
        <w:r>
          <w:rPr>
            <w:sz w:val="22"/>
          </w:rPr>
          <w:delText xml:space="preserve">AUC ≥ 0.72</w:delText>
        </w:r>
      </w:del>
      <w:ins w:id="11" w:author="Scispace Agent" w:date="2026-10-28T06:30:55Z" oouserid="uid-Scispace Agent">
        <w:r>
          <w:rPr>
            <w:sz w:val="22"/>
          </w:rPr>
          <w:t xml:space="preserve">AUC ≥ 0.80</w:t>
        </w:r>
      </w:ins>
      <w:r>
        <w:rPr>
          <w:sz w:val="22"/>
        </w:rPr>
        <w:t xml:space="preserve"> for cognitive decline prediction). </w:t>
      </w:r>
      <w:r>
        <w:rPr>
          <w:sz w:val="22"/>
        </w:rPr>
        <w:t xml:space="preserve">Dataset: NHANES 2013–2014 (n=1,592, synthetic survey features with DSST pseudo-labels). Protocol: 5-fold cross-validation. Survey encoder (frozen PubMedBERT + trained projection MLP) feeds a binary classifier. Metrics: AUC, accuracy, precision, recall, F1.</w:t>
      </w:r>
      <w:r/>
    </w:p>
    <w:p w14:paraId="15218198">
      <w:pPr>
        <w:pStyle w:val="828"/>
        <w:pBdr/>
        <w:spacing/>
        <w:ind/>
        <w:rPr/>
      </w:pPr>
      <w:r>
        <w:rPr>
          <w:b/>
          <w:sz w:val="24"/>
        </w:rPr>
        <w:t xml:space="preserve">4.5 Experiment E6: Traditional Baseline Comparison (H4)</w:t>
      </w:r>
      <w:r/>
    </w:p>
    <w:p w14:paraId="136E4963">
      <w:pPr>
        <w:pStyle w:val="886"/>
        <w:pBdr/>
        <w:spacing w:after="120"/>
        <w:ind/>
        <w:rPr/>
      </w:pPr>
      <w:r>
        <w:rPr>
          <w:sz w:val="22"/>
        </w:rPr>
        <w:t xml:space="preserve">Objective: Test H4 (R² &gt; 0.10 a</w:t>
      </w:r>
      <w:r>
        <w:rPr>
          <w:sz w:val="22"/>
        </w:rPr>
        <w:t xml:space="preserve">nd AUC &gt; 0.65 for traditional ML). Dataset: NHANES 2013–2014 (n=1,592, synthetic). Protocol: 5-fold CV with Ridge regression (continuous DSST prediction) and Gradient Boosting Machine (binary classification). Metrics: R² (regression), AUC (classification).</w:t>
      </w:r>
      <w:r/>
    </w:p>
    <w:p w14:paraId="3AB0EF79">
      <w:pPr>
        <w:pBdr/>
        <w:spacing/>
        <w:ind/>
        <w:rPr/>
      </w:pPr>
      <w:r/>
      <w:r/>
    </w:p>
    <w:p w14:paraId="36B7CA3E">
      <w:pPr>
        <w:pStyle w:val="827"/>
        <w:pBdr/>
        <w:spacing/>
        <w:ind/>
        <w:rPr/>
      </w:pPr>
      <w:r>
        <w:rPr>
          <w:b/>
          <w:sz w:val="28"/>
        </w:rPr>
        <w:t xml:space="preserve">5. Results</w:t>
      </w:r>
      <w:r/>
    </w:p>
    <w:p w14:paraId="1F7A9C26">
      <w:pPr>
        <w:pBdr/>
        <w:spacing/>
        <w:ind/>
        <w:rPr/>
      </w:pPr>
      <w:r>
        <w:rPr>
          <w:b/>
          <w:color w:val="000000"/>
          <w:sz w:val="22"/>
        </w:rPr>
        <w:t xml:space="preserve">⚠ CRITICAL CAVEAT: All results in this section are derived from SYNTHETIC DAT</w:t>
      </w:r>
      <w:r>
        <w:rPr>
          <w:b/>
          <w:color w:val="000000"/>
          <w:sz w:val="22"/>
        </w:rPr>
        <w:t xml:space="preserve">A generated for pipeline validation only. These numbers do not represent real model performance and cannot be interpreted as evidence for or against the scientific hypotheses. Real-world validation with actual NHANES XPT files and EEG datasets is required.</w:t>
      </w:r>
      <w:r/>
    </w:p>
    <w:p w14:paraId="68C62082">
      <w:pPr>
        <w:pBdr/>
        <w:spacing/>
        <w:ind/>
        <w:rPr/>
      </w:pPr>
      <w:r/>
      <w:r/>
    </w:p>
    <w:p w14:paraId="5267864B">
      <w:pPr>
        <w:pStyle w:val="828"/>
        <w:pBdr/>
        <w:spacing/>
        <w:ind/>
        <w:rPr/>
      </w:pPr>
      <w:r>
        <w:rPr>
          <w:b/>
          <w:sz w:val="24"/>
        </w:rPr>
        <w:t xml:space="preserve">5.1 Sleep Staging Pre-Training (E1)</w:t>
      </w:r>
      <w:r/>
    </w:p>
    <w:p w14:paraId="08520365">
      <w:pPr>
        <w:pStyle w:val="886"/>
        <w:pBdr/>
        <w:spacing w:after="120"/>
        <w:ind/>
        <w:rPr/>
      </w:pPr>
      <w:r>
        <w:rPr>
          <w:sz w:val="22"/>
        </w:rPr>
        <w:t xml:space="preserve">5-fold cross-validation on synthetic Sleep-EDF data for 5-class staging:</w:t>
      </w:r>
      <w:r/>
    </w:p>
    <w:p w14:paraId="509B5C15">
      <w:pPr>
        <w:pBdr/>
        <w:spacing/>
        <w:ind/>
        <w:rPr/>
      </w:pPr>
      <w:r>
        <w:rPr>
          <w:sz w:val="22"/>
        </w:rPr>
        <w:t xml:space="preserve">E1: Macro-F1 = 0.3608 [SYNTHETIC] | Threshold: N/A (pre-training) | </w:t>
      </w:r>
      <w:r>
        <w:rPr>
          <w:b/>
          <w:color w:val="000000"/>
          <w:sz w:val="22"/>
        </w:rPr>
        <w:t xml:space="preserve">BELOW BENCHMARK</w:t>
      </w:r>
      <w:r/>
    </w:p>
    <w:p w14:paraId="7CC25C48">
      <w:pPr>
        <w:pBdr/>
        <w:spacing/>
        <w:ind/>
        <w:rPr/>
      </w:pPr>
      <w:r>
        <w:rPr>
          <w:sz w:val="22"/>
        </w:rPr>
        <w:t xml:space="preserve">E1: Cohen's κ = 0.3847 [SYNTHETIC] | Threshold: N/A (pre-training) | </w:t>
      </w:r>
      <w:r>
        <w:rPr>
          <w:b/>
          <w:color w:val="000000"/>
          <w:sz w:val="22"/>
        </w:rPr>
        <w:t xml:space="preserve">BELOW BENCHMARK</w:t>
      </w:r>
      <w:r/>
    </w:p>
    <w:p w14:paraId="345F5530">
      <w:pPr>
        <w:pStyle w:val="886"/>
        <w:pBdr/>
        <w:spacing w:after="120"/>
        <w:ind/>
        <w:rPr/>
      </w:pPr>
      <w:r>
        <w:rPr>
          <w:sz w:val="22"/>
        </w:rPr>
        <w:t xml:space="preserve">Interpretation: Substantially below </w:t>
      </w:r>
      <w:r>
        <w:rPr>
          <w:sz w:val="22"/>
        </w:rPr>
        <w:t xml:space="preserve">published benchmarks (Almutairi et al.: 96.57% accuracy, κ=0.8305 [5]; Samaee et al.: F1=0.800, κ=0.796 [6]; Sidhu et al.: 89.2% [7]). Expected with synthetic data lacking realistic EEG temporal structure. Real Sleep-EDF data required for valid evaluation.</w:t>
      </w:r>
      <w:r/>
    </w:p>
    <w:p w14:paraId="6E47AD4D">
      <w:pPr>
        <w:pStyle w:val="828"/>
        <w:pBdr/>
        <w:spacing/>
        <w:ind/>
        <w:rPr/>
      </w:pPr>
      <w:r>
        <w:rPr>
          <w:b/>
          <w:sz w:val="24"/>
        </w:rPr>
        <w:t xml:space="preserve">5.2 Binary Sleep Deprivation Classification (E2, H1)</w:t>
      </w:r>
      <w:r/>
    </w:p>
    <w:p w14:paraId="77D2B15B">
      <w:pPr>
        <w:pBdr/>
        <w:spacing/>
        <w:ind/>
        <w:rPr/>
      </w:pPr>
      <w:r>
        <w:rPr>
          <w:sz w:val="22"/>
        </w:rPr>
        <w:t xml:space="preserve">E2: AUC = 1.0000 [SYNTHETIC] | Threshold: ≥0.85 (H1) | </w:t>
      </w:r>
      <w:r>
        <w:rPr>
          <w:b/>
          <w:color w:val="000000"/>
          <w:sz w:val="22"/>
        </w:rPr>
        <w:t xml:space="preserve">PASS (SYNTHETIC ARTIFACT) (synthetic artifact)</w:t>
      </w:r>
      <w:r/>
    </w:p>
    <w:p w14:paraId="74DC5ADA">
      <w:pPr>
        <w:pBdr/>
        <w:spacing/>
        <w:ind/>
        <w:rPr/>
      </w:pPr>
      <w:r>
        <w:rPr>
          <w:sz w:val="22"/>
        </w:rPr>
        <w:t xml:space="preserve">E2: Accuracy / Precision / Recall / F1 = 1.0000 [SYNTHETIC] | Threshold: N/A | </w:t>
      </w:r>
      <w:r>
        <w:rPr>
          <w:b/>
          <w:color w:val="000000"/>
          <w:sz w:val="22"/>
        </w:rPr>
        <w:t xml:space="preserve">ALL PERFECT (ARTIFACT)</w:t>
      </w:r>
      <w:r/>
    </w:p>
    <w:p w14:paraId="5A9189B3">
      <w:pPr>
        <w:pStyle w:val="886"/>
        <w:pBdr/>
        <w:spacing w:after="120"/>
        <w:ind/>
        <w:rPr/>
      </w:pPr>
      <w:r>
        <w:rPr>
          <w:sz w:val="22"/>
        </w:rPr>
        <w:t xml:space="preserve">Interpretation: AUC=1.0000 is an artifact of perfectly separated class distributions in generated syn</w:t>
      </w:r>
      <w:r>
        <w:rPr>
          <w:sz w:val="22"/>
        </w:rPr>
        <w:t xml:space="preserve">thetic data, NOT a genuine model achievement. H1 formally passes (AUC≥0.85) but this result is scientifically invalid. Real OpenNeuro EEG recordings required to assess true discriminative capacity. This should NOT be cited as evidence of model performance.</w:t>
      </w:r>
      <w:r/>
    </w:p>
    <w:p w14:paraId="6D120A86">
      <w:pPr>
        <w:pStyle w:val="828"/>
        <w:pBdr/>
        <w:spacing/>
        <w:ind/>
        <w:rPr/>
      </w:pPr>
      <w:r>
        <w:rPr>
          <w:b/>
          <w:sz w:val="24"/>
        </w:rPr>
        <w:t xml:space="preserve">5.3 Cross-Modal Embedding Alignment (E4, H2)</w:t>
      </w:r>
      <w:r/>
    </w:p>
    <w:p w14:paraId="32CE8F0A">
      <w:pPr>
        <w:pBdr/>
        <w:spacing/>
        <w:ind/>
        <w:rPr/>
      </w:pPr>
      <w:r>
        <w:rPr>
          <w:sz w:val="22"/>
        </w:rPr>
        <w:t xml:space="preserve">E4: Pearson r = 0.3086 [SYNTHETIC] | Threshold: &gt;0.40 (H2) | </w:t>
      </w:r>
      <w:r>
        <w:rPr>
          <w:b/>
          <w:color w:val="000000"/>
          <w:sz w:val="22"/>
        </w:rPr>
        <w:t xml:space="preserve">FAIL</w:t>
      </w:r>
      <w:r/>
    </w:p>
    <w:p w14:paraId="4901312D">
      <w:pPr>
        <w:pStyle w:val="886"/>
        <w:pBdr/>
        <w:spacing w:after="120"/>
        <w:ind/>
        <w:rPr/>
      </w:pPr>
      <w:r>
        <w:rPr>
          <w:sz w:val="22"/>
        </w:rPr>
        <w:t xml:space="preserve">H2 FAIL (r=0</w:t>
      </w:r>
      <w:r>
        <w:rPr>
          <w:sz w:val="22"/>
        </w:rPr>
        <w:t xml:space="preserve">.3086 &lt; 0.40). Statistically significant but below threshold. Failure expected: synthetic survey text and EEG signals were generated independently without true semantic correspondence. Real paired data required to evaluate cross-modal bridge effectiveness.</w:t>
      </w:r>
      <w:r/>
    </w:p>
    <w:p w14:paraId="13361DD1">
      <w:pPr>
        <w:pStyle w:val="828"/>
        <w:pBdr/>
        <w:spacing/>
        <w:ind/>
        <w:rPr/>
      </w:pPr>
      <w:r>
        <w:rPr>
          <w:b/>
          <w:sz w:val="24"/>
        </w:rPr>
        <w:t xml:space="preserve">5.4 Cognitive Decline Prediction on NHANES (E5, H3)</w:t>
      </w:r>
      <w:r/>
    </w:p>
    <w:p w14:paraId="2610BFF8">
      <w:pPr>
        <w:pBdr/>
        <w:spacing/>
        <w:ind/>
        <w:rPr/>
      </w:pPr>
      <w:r>
        <w:rPr>
          <w:sz w:val="22"/>
        </w:rPr>
        <w:t xml:space="preserve">E5: AUC = 0.5144 ± 0.0255 [SYNTHETIC] | </w:t>
      </w:r>
      <w:del w:id="12" w:author="Scispace Agent" w:date="2026-10-28T06:30:55Z" oouserid="uid-Scispace Agent">
        <w:r>
          <w:rPr>
            <w:sz w:val="22"/>
          </w:rPr>
          <w:delText xml:space="preserve">Threshold: ≥0.72 (H3)</w:delText>
        </w:r>
      </w:del>
      <w:ins w:id="13" w:author="Scispace Agent" w:date="2026-10-28T06:30:55Z" oouserid="uid-Scispace Agent">
        <w:r>
          <w:rPr>
            <w:sz w:val="22"/>
          </w:rPr>
          <w:t xml:space="preserve">Threshold: ≥0.80 (H3)</w:t>
        </w:r>
      </w:ins>
      <w:r>
        <w:rPr>
          <w:sz w:val="22"/>
        </w:rPr>
        <w:t xml:space="preserve"> | </w:t>
      </w:r>
      <w:r>
        <w:rPr>
          <w:b/>
          <w:color w:val="000000"/>
          <w:sz w:val="22"/>
        </w:rPr>
        <w:t xml:space="preserve">FAIL</w:t>
      </w:r>
      <w:r/>
    </w:p>
    <w:p w14:paraId="67886BA5">
      <w:pPr>
        <w:pBdr/>
        <w:spacing/>
        <w:ind/>
        <w:rPr/>
      </w:pPr>
      <w:r>
        <w:rPr>
          <w:sz w:val="22"/>
        </w:rPr>
        <w:t xml:space="preserve">E5: Accuracy = 0.5012 ± 0.0198 [SYNTHETIC] | Threshold: N/A | </w:t>
      </w:r>
      <w:r>
        <w:rPr>
          <w:b/>
          <w:color w:val="000000"/>
          <w:sz w:val="22"/>
        </w:rPr>
        <w:t xml:space="preserve">CHANCE LEVEL</w:t>
      </w:r>
      <w:r/>
    </w:p>
    <w:p w14:paraId="3C7136FB">
      <w:pPr>
        <w:pStyle w:val="886"/>
        <w:pBdr/>
        <w:spacing w:after="120"/>
        <w:ind/>
        <w:rPr/>
      </w:pPr>
      <w:r>
        <w:rPr>
          <w:sz w:val="22"/>
        </w:rPr>
        <w:t xml:space="preserve">H3 FAIL (</w:t>
      </w:r>
      <w:del w:id="14" w:author="Scispace Agent" w:date="2026-10-28T06:30:55Z" oouserid="uid-Scispace Agent">
        <w:r>
          <w:rPr>
            <w:sz w:val="22"/>
          </w:rPr>
          <w:delText xml:space="preserve">AUC=0.</w:delText>
        </w:r>
      </w:del>
      <w:del w:id="15" w:author="Scispace Agent" w:date="2026-10-28T06:30:55Z" oouserid="uid-Scispace Agent">
        <w:r>
          <w:rPr>
            <w:sz w:val="22"/>
          </w:rPr>
          <w:delText xml:space="preserve">5144 ≪ 0.72</w:delText>
        </w:r>
      </w:del>
      <w:ins w:id="16" w:author="Scispace Agent" w:date="2026-10-28T06:30:55Z" oouserid="uid-Scispace Agent">
        <w:r>
          <w:rPr>
            <w:sz w:val="22"/>
          </w:rPr>
          <w:t xml:space="preserve">AUC=0.5144 ≪ 0.80</w:t>
        </w:r>
      </w:ins>
      <w:r>
        <w:rPr>
          <w:sz w:val="22"/>
        </w:rPr>
        <w:t xml:space="preserve">). Performance at chance level (AUC≈0.5), indicating no discriminative signal from synthetic data. Published baseline for comparison: Sakal et al. achieved AUC≥0.82 on real NHANES data [1]. Real NHANES XPT files with actual DSST scores required.</w:t>
      </w:r>
      <w:r/>
    </w:p>
    <w:p w14:paraId="71346455">
      <w:pPr>
        <w:pStyle w:val="828"/>
        <w:pBdr/>
        <w:spacing/>
        <w:ind/>
        <w:rPr/>
      </w:pPr>
      <w:r>
        <w:rPr>
          <w:b/>
          <w:sz w:val="24"/>
        </w:rPr>
        <w:t xml:space="preserve">5.5 Traditional Baseline Comparison (E6, H4)</w:t>
      </w:r>
      <w:r/>
    </w:p>
    <w:p w14:paraId="5262E23E">
      <w:pPr>
        <w:pBdr/>
        <w:spacing/>
        <w:ind/>
        <w:rPr/>
      </w:pPr>
      <w:r>
        <w:rPr>
          <w:sz w:val="22"/>
        </w:rPr>
        <w:t xml:space="preserve">E6 Ridge: R² = -9.5244 [SYNTHETIC] | Threshold: &gt;0.10 (H4) | </w:t>
      </w:r>
      <w:r>
        <w:rPr>
          <w:b/>
          <w:color w:val="000000"/>
          <w:sz w:val="22"/>
        </w:rPr>
        <w:t xml:space="preserve">FAIL</w:t>
      </w:r>
      <w:r/>
    </w:p>
    <w:p w14:paraId="054B3C4C">
      <w:pPr>
        <w:pBdr/>
        <w:spacing/>
        <w:ind/>
        <w:rPr/>
      </w:pPr>
      <w:r>
        <w:rPr>
          <w:sz w:val="22"/>
        </w:rPr>
        <w:t xml:space="preserve">E6 GBM: AUC = 0.4842 [SYNTHETIC] | Threshold: &gt;0.65 (H4) | </w:t>
      </w:r>
      <w:r>
        <w:rPr>
          <w:b/>
          <w:color w:val="000000"/>
          <w:sz w:val="22"/>
        </w:rPr>
        <w:t xml:space="preserve">FAIL</w:t>
      </w:r>
      <w:r/>
    </w:p>
    <w:p w14:paraId="44F8DE27">
      <w:pPr>
        <w:pStyle w:val="886"/>
        <w:pBdr/>
        <w:spacing w:after="120"/>
        <w:ind/>
        <w:rPr/>
      </w:pPr>
      <w:r>
        <w:rPr>
          <w:sz w:val="22"/>
        </w:rPr>
        <w:t xml:space="preserve">H4 FAIL. Ridge R² &lt;</w:t>
      </w:r>
      <w:r>
        <w:rPr>
          <w:sz w:val="22"/>
        </w:rPr>
        <w:t xml:space="preserve">&lt; 0 indicates worse-than-mean prediction; GBM AUC ≈0.5 is near-random. Both failures confirm synthetic data lack realistic feature-outcome relationships. Published baseline for real NHANES data: Sakal et al. AUC≥0.82 (processing speed), ~0.72 (recall) [1].</w:t>
      </w:r>
      <w:r/>
    </w:p>
    <w:p w14:paraId="3685B9EE">
      <w:pPr>
        <w:pStyle w:val="829"/>
        <w:pBdr/>
        <w:spacing/>
        <w:ind/>
        <w:rPr/>
      </w:pPr>
      <w:r>
        <w:rPr>
          <w:b/>
          <w:sz w:val="22"/>
        </w:rPr>
        <w:t xml:space="preserve">Hypothesis Summary</w:t>
      </w:r>
      <w:r/>
    </w:p>
    <w:p w14:paraId="1F458FDA">
      <w:pPr>
        <w:pStyle w:val="886"/>
        <w:pBdr/>
        <w:spacing w:after="120"/>
        <w:ind/>
        <w:rPr/>
      </w:pPr>
      <w:r>
        <w:rPr>
          <w:sz w:val="22"/>
        </w:rPr>
        <w:t xml:space="preserve">H1: FORMALLY PASS (AUC=1.0000) but SYNTH</w:t>
      </w:r>
      <w:r>
        <w:rPr>
          <w:sz w:val="22"/>
        </w:rPr>
        <w:t xml:space="preserve">ETIC ARTIFACT — scientifically invalid. H2: FAIL (r=0.3086 &lt; 0.40). H3: FAIL (</w:t>
      </w:r>
      <w:del w:id="17" w:author="Scispace Agent" w:date="2026-10-28T06:30:55Z" oouserid="uid-Scispace Agent">
        <w:r>
          <w:rPr>
            <w:sz w:val="22"/>
          </w:rPr>
          <w:delText xml:space="preserve">AUC=0.5144 &lt; 0.72</w:delText>
        </w:r>
      </w:del>
      <w:ins w:id="18" w:author="Scispace Agent" w:date="2026-10-28T06:30:55Z" oouserid="uid-Scispace Agent">
        <w:r>
          <w:rPr>
            <w:sz w:val="22"/>
          </w:rPr>
          <w:t xml:space="preserve">AUC=0.5144 &lt; 0.80</w:t>
        </w:r>
      </w:ins>
      <w:r>
        <w:rPr>
          <w:sz w:val="22"/>
        </w:rPr>
        <w:t xml:space="preserve">). H4: FAIL (R²=−9.52, AUC=0.48). All failures expected and consistent with synthetic data conditions. No scientific conclusions can be drawn from these results.</w:t>
      </w:r>
      <w:r/>
    </w:p>
    <w:p w14:paraId="60EDC592">
      <w:pPr>
        <w:pBdr/>
        <w:spacing/>
        <w:ind/>
        <w:rPr/>
      </w:pPr>
      <w:r/>
      <w:r/>
    </w:p>
    <w:p w14:paraId="417A527D">
      <w:pPr>
        <w:pStyle w:val="827"/>
        <w:pBdr/>
        <w:spacing/>
        <w:ind/>
        <w:rPr/>
      </w:pPr>
      <w:r>
        <w:rPr>
          <w:b/>
          <w:sz w:val="28"/>
        </w:rPr>
        <w:t xml:space="preserve">6. Discussion</w:t>
      </w:r>
      <w:r/>
    </w:p>
    <w:p w14:paraId="483980D3">
      <w:pPr>
        <w:pStyle w:val="828"/>
        <w:pBdr/>
        <w:spacing/>
        <w:ind/>
        <w:rPr/>
      </w:pPr>
      <w:r>
        <w:rPr>
          <w:b/>
          <w:sz w:val="24"/>
        </w:rPr>
        <w:t xml:space="preserve">6.1 Interpretation of Synthetic Results</w:t>
      </w:r>
      <w:r/>
    </w:p>
    <w:p w14:paraId="22178956">
      <w:pPr>
        <w:pStyle w:val="886"/>
        <w:pBdr/>
        <w:spacing w:after="120"/>
        <w:ind/>
        <w:rPr/>
      </w:pPr>
      <w:r>
        <w:rPr>
          <w:sz w:val="22"/>
        </w:rPr>
        <w:t xml:space="preserve">All outcomes derive from synthetic data: the perfect AUC=1.0000 in E2 arises from perfectly separated synthetic distributions, not model capability. H2, H3, and H4 failures reflect the absence of realistic covariance structures i</w:t>
      </w:r>
      <w:r>
        <w:rPr>
          <w:sz w:val="22"/>
        </w:rPr>
        <w:t xml:space="preserve">n synthetic data, not fundamental flaws in the proposed architecture. These results confirm the pipeline executes correctly but provide no evidence regarding scientific validity. Real-world validation requires actual NHANES XPT files and full EEG datasets.</w:t>
      </w:r>
      <w:r/>
    </w:p>
    <w:p w14:paraId="3DC573AF">
      <w:pPr>
        <w:pStyle w:val="828"/>
        <w:pBdr/>
        <w:spacing/>
        <w:ind/>
        <w:rPr/>
      </w:pPr>
      <w:r>
        <w:rPr>
          <w:b/>
          <w:sz w:val="24"/>
        </w:rPr>
        <w:t xml:space="preserve">6.2 Comparison with Published Benchmarks</w:t>
      </w:r>
      <w:r/>
    </w:p>
    <w:p w14:paraId="6B2D4CE9">
      <w:pPr>
        <w:pStyle w:val="886"/>
        <w:pBdr/>
        <w:spacing w:after="120"/>
        <w:ind/>
        <w:rPr/>
      </w:pPr>
      <w:r>
        <w:rPr>
          <w:sz w:val="22"/>
        </w:rPr>
        <w:t xml:space="preserve">Contextualizing against published benchmarks sets targets for future real-data validation:</w:t>
        <w:br/>
        <w:t xml:space="preserve">• Sleep Staging: State-of-the-art on real Sleep-EDF achieves 85.3–96.57% accuracy and κ=0.796–0.8305 [5], [6], [7]. Real validation should tar</w:t>
      </w:r>
      <w:r>
        <w:rPr>
          <w:sz w:val="22"/>
        </w:rPr>
        <w:t xml:space="preserve">get κ&gt;0.80.</w:t>
        <w:br/>
        <w:t xml:space="preserve">• EEG Cognitive Prediction: Stikic et al. r=0.89 (present) and r=0.79 (future) [3]; Harel et al. robust reaction-time prediction under sleep deprivation [4]. H1 threshold (AUC≥0.85) aligns with these benchmarks.</w:t>
        <w:br/>
        <w:t xml:space="preserve">• NHANES Cognitive Prediction: S</w:t>
      </w:r>
      <w:r>
        <w:rPr>
          <w:sz w:val="22"/>
        </w:rPr>
        <w:t xml:space="preserve">akal et al. AUC≥0.82 (processing speed), ~0.72 (recall) on real NHANES data [1]. H3 threshold (</w:t>
      </w:r>
      <w:del w:id="19" w:author="Scispace Agent" w:date="2026-10-28T06:30:55Z" oouserid="uid-Scispace Agent">
        <w:r>
          <w:rPr>
            <w:sz w:val="22"/>
          </w:rPr>
          <w:delText xml:space="preserve">AUC≥0.72</w:delText>
        </w:r>
      </w:del>
      <w:ins w:id="20" w:author="Scispace Agent" w:date="2026-10-28T06:30:55Z" oouserid="uid-Scispace Agent">
        <w:r>
          <w:rPr>
            <w:sz w:val="22"/>
          </w:rPr>
          <w:t xml:space="preserve">AUC≥0.80</w:t>
        </w:r>
      </w:ins>
      <w:r>
        <w:rPr>
          <w:sz w:val="22"/>
        </w:rPr>
        <w:t xml:space="preserve">) </w:t>
      </w:r>
      <w:del w:id="21" w:author="Scispace Agent" w:date="2026-10-28T06:30:55Z" oouserid="uid-Scispace Agent">
        <w:r>
          <w:rPr>
            <w:sz w:val="22"/>
          </w:rPr>
          <w:delText xml:space="preserve">calibrated to this baseline</w:delText>
        </w:r>
      </w:del>
      <w:ins w:id="22" w:author="Scispace Agent" w:date="2026-10-28T06:30:55Z" oouserid="uid-Scispace Agent">
        <w:r>
          <w:rPr>
            <w:sz w:val="22"/>
          </w:rPr>
          <w:t xml:space="preserve">set to exceed this baseline</w:t>
        </w:r>
      </w:ins>
      <w:r>
        <w:rPr>
          <w:sz w:val="22"/>
        </w:rPr>
        <w:t xml:space="preserve">.</w:t>
        <w:br/>
        <w:t xml:space="preserve">• Cross-Modal Learning: No direct benchmarks exist for NHANES-EEG alignment; H2 threshold (r&gt;0.40) was set conservatively.</w:t>
      </w:r>
      <w:r/>
    </w:p>
    <w:p w14:paraId="708F414C">
      <w:pPr>
        <w:pStyle w:val="828"/>
        <w:pBdr/>
        <w:spacing/>
        <w:ind/>
        <w:rPr/>
      </w:pPr>
      <w:r>
        <w:rPr>
          <w:b/>
          <w:sz w:val="24"/>
        </w:rPr>
        <w:t xml:space="preserve">6.3 Architectural Design Rationale</w:t>
      </w:r>
      <w:r/>
    </w:p>
    <w:p w14:paraId="646416FF">
      <w:pPr>
        <w:pStyle w:val="886"/>
        <w:pBdr/>
        <w:spacing w:after="120"/>
        <w:ind/>
        <w:rPr/>
      </w:pPr>
      <w:r>
        <w:rPr>
          <w:sz w:val="22"/>
        </w:rPr>
        <w:t xml:space="preserve">Bi-LSTM for EEG Encoding: LSTMs excel at modeling long-range tempo</w:t>
      </w:r>
      <w:r>
        <w:rPr>
          <w:sz w:val="22"/>
        </w:rPr>
        <w:t xml:space="preserve">ral dependencies in sequential EEG data. Bidirectional processing captures both past and future context within each 30-second epoch. LSTMs remain competitive with Transformers for time-series classification with limited data (n=71 in OpenNeuro) [7]. Frozen</w:t>
      </w:r>
      <w:r>
        <w:rPr>
          <w:sz w:val="22"/>
        </w:rPr>
        <w:t xml:space="preserve"> PubMedBERT: Preserves biomedical domain knowledge, prevents overfitting on small NHANES samples (n=1,592). Trainable projection MLP adapts 768-dim BERT embeddings to 128-dim shared space without catastrophic forgetting. NT-Xent Contrastive Loss: Temperatu</w:t>
      </w:r>
      <w:r>
        <w:rPr>
          <w:sz w:val="22"/>
        </w:rPr>
        <w:t xml:space="preserve">re τ=0.07 encourages tight clustering of positive pairs, following SimCLR best practices. DSST Pseudo-Labels: Pragmatic approach leveraging validated cognitive assessment [2]; 40th percentile threshold enables binary supervision without clinical diagnoses.</w:t>
      </w:r>
      <w:r/>
    </w:p>
    <w:p w14:paraId="139AE30E">
      <w:pPr>
        <w:pStyle w:val="828"/>
        <w:pBdr/>
        <w:spacing/>
        <w:ind/>
        <w:rPr/>
      </w:pPr>
      <w:r>
        <w:rPr>
          <w:b/>
          <w:sz w:val="24"/>
        </w:rPr>
        <w:t xml:space="preserve">6.4 Limitations and Real-World Validation Requirements</w:t>
      </w:r>
      <w:r/>
    </w:p>
    <w:p w14:paraId="2CFC70B6">
      <w:pPr>
        <w:pStyle w:val="886"/>
        <w:pBdr/>
        <w:spacing w:after="120"/>
        <w:ind/>
        <w:rPr/>
      </w:pPr>
      <w:r>
        <w:rPr>
          <w:sz w:val="20"/>
        </w:rPr>
        <w:t xml:space="preserve">1. SYNTHETIC DATA: All results are from synthetic data. Scientific hypotheses H1–H4 remain entirely unvalidated.</w:t>
      </w:r>
      <w:r/>
    </w:p>
    <w:p w14:paraId="15444254">
      <w:pPr>
        <w:pStyle w:val="886"/>
        <w:pBdr/>
        <w:spacing w:after="120"/>
        <w:ind/>
        <w:rPr/>
      </w:pPr>
      <w:r>
        <w:rPr>
          <w:sz w:val="20"/>
        </w:rPr>
        <w:t xml:space="preserve">2. DATA ACCESS: NHANES XPT files not downloaded (CDC connectivity). Real validation requires CFQ_H (DSST scores) and P_SLQ (sleep surveys) from CDC NHANES website.</w:t>
      </w:r>
      <w:r/>
    </w:p>
    <w:p w14:paraId="11A81050">
      <w:pPr>
        <w:pStyle w:val="886"/>
        <w:pBdr/>
        <w:spacing w:after="120"/>
        <w:ind/>
        <w:rPr/>
      </w:pPr>
      <w:r>
        <w:rPr>
          <w:sz w:val="20"/>
        </w:rPr>
        <w:t xml:space="preserve">3. STATISTICAL POWER: OpenNeuro ds004902 n=71 is small; 5-fold CV leaves ~14 participants per fold, yielding wide confidence intervals.</w:t>
      </w:r>
      <w:r/>
    </w:p>
    <w:p w14:paraId="61FA37CA">
      <w:pPr>
        <w:pStyle w:val="886"/>
        <w:pBdr/>
        <w:spacing w:after="120"/>
        <w:ind/>
        <w:rPr/>
      </w:pPr>
      <w:r>
        <w:rPr>
          <w:sz w:val="20"/>
        </w:rPr>
        <w:t xml:space="preserve">4. CHANNEL MISMATCH: Sleep-EDF provides Fpz-Cz/Pz-Oz (2 channels); architecture requires Fz, Cz, Pz, F3, F4, Oz (6 channels). Real implementation requires spatial interpolation or architecture modification.</w:t>
      </w:r>
      <w:r/>
    </w:p>
    <w:p w14:paraId="4D67E27A">
      <w:pPr>
        <w:pStyle w:val="886"/>
        <w:pBdr/>
        <w:spacing w:after="120"/>
        <w:ind/>
        <w:rPr/>
      </w:pPr>
      <w:r>
        <w:rPr>
          <w:sz w:val="20"/>
        </w:rPr>
        <w:t xml:space="preserve">5. LLM ENCODING: PubMedBERT pre-trained on biomedical literature; whether it transfers to structured NHANES survey text is untested.</w:t>
      </w:r>
      <w:r/>
    </w:p>
    <w:p w14:paraId="70BD1EB8">
      <w:pPr>
        <w:pStyle w:val="886"/>
        <w:pBdr/>
        <w:spacing w:after="120"/>
        <w:ind/>
        <w:rPr/>
      </w:pPr>
      <w:r>
        <w:rPr>
          <w:sz w:val="20"/>
        </w:rPr>
        <w:t xml:space="preserve">6. CONTRASTIVE LEARNING ASSUMPTIONS: NT-Xent assumes paired EEG-survey samples share learnable semantic similarity; may not hold with weakly correlated survey-EEG pairs.</w:t>
      </w:r>
      <w:r/>
    </w:p>
    <w:p w14:paraId="672165B5">
      <w:pPr>
        <w:pStyle w:val="886"/>
        <w:pBdr/>
        <w:spacing w:after="120"/>
        <w:ind/>
        <w:rPr/>
      </w:pPr>
      <w:r>
        <w:rPr>
          <w:sz w:val="20"/>
        </w:rPr>
        <w:t xml:space="preserve">7. PSEUDO-LABEL NOISE: DSST 40th percentile is a statistical threshold, not a validated clinical cutoff; pseudo-label noise will attenuate performance.</w:t>
      </w:r>
      <w:r/>
    </w:p>
    <w:p w14:paraId="14BEB006">
      <w:pPr>
        <w:pStyle w:val="829"/>
        <w:pBdr/>
        <w:spacing/>
        <w:ind/>
        <w:rPr/>
      </w:pPr>
      <w:r>
        <w:rPr>
          <w:b/>
          <w:sz w:val="22"/>
        </w:rPr>
        <w:t xml:space="preserve">6.4.7 Seven-Week Real-World Validation Roadmap</w:t>
      </w:r>
      <w:r/>
    </w:p>
    <w:p w14:paraId="4B7FEB71">
      <w:pPr>
        <w:pStyle w:val="886"/>
        <w:pBdr/>
        <w:spacing w:after="120"/>
        <w:ind/>
        <w:rPr/>
      </w:pPr>
      <w:r>
        <w:rPr>
          <w:sz w:val="22"/>
        </w:rPr>
        <w:t xml:space="preserve">Week 1–2: Data</w:t>
      </w:r>
      <w:r>
        <w:rPr>
          <w:sz w:val="22"/>
        </w:rPr>
        <w:t xml:space="preserve"> Acquisition — Download NHANES 2013–2014 (CFQ_H, SLQ_H) and 2017–2020 (P_SLQ) XPT files from CDC; Sleep-EDF Expanded from PhysioNet; OpenNeuro ds004902 (8.29 GB) from OpenNeuro platform. Week 3: Preprocessing — Extract NHANES variables, apply inclusion/exc</w:t>
      </w:r>
      <w:r>
        <w:rPr>
          <w:sz w:val="22"/>
        </w:rPr>
        <w:t xml:space="preserve">lusion criteria, generate DSST pseudo-labels; preprocess Sleep-EDF and OpenNeuro EEG (filter, segment, channel selection). Week 4–5: Model Training — Run Stages 1–4 on real data (pre-training, fine-tuning, contrastive learning, pseudo-label transfer). Week</w:t>
      </w:r>
      <w:r>
        <w:rPr>
          <w:sz w:val="22"/>
        </w:rPr>
        <w:t xml:space="preserve"> 6: Evaluation — Test H1–H4 on real data; compute metrics, ROC curves, embedding visualizations. Week 7: Inference and Reporting — Apply to NHANES 2017–2020 (n=10,195); analyze population-level cognitive decline risk; finalize manuscript with real results.</w:t>
      </w:r>
      <w:r/>
    </w:p>
    <w:p w14:paraId="686FEF6F">
      <w:pPr>
        <w:pStyle w:val="828"/>
        <w:pBdr/>
        <w:spacing/>
        <w:ind/>
        <w:rPr/>
      </w:pPr>
      <w:r>
        <w:rPr>
          <w:b/>
          <w:sz w:val="24"/>
        </w:rPr>
        <w:t xml:space="preserve">6.5 Ethical Considerations</w:t>
      </w:r>
      <w:r/>
    </w:p>
    <w:p w14:paraId="63285780">
      <w:pPr>
        <w:pStyle w:val="886"/>
        <w:pBdr/>
        <w:spacing w:after="120"/>
        <w:ind/>
        <w:rPr/>
      </w:pPr>
      <w:r>
        <w:rPr>
          <w:sz w:val="22"/>
        </w:rPr>
        <w:t xml:space="preserve">Dat</w:t>
      </w:r>
      <w:r>
        <w:rPr>
          <w:sz w:val="22"/>
        </w:rPr>
        <w:t xml:space="preserve">a Privacy: NHANES data are de-identified and publicly available. OpenNeuro ds004902 is released under CC0 license. Sleep-EDF Expanded is publicly available. No IRB approval required for secondary analysis. Algorithmic Fairness: Model performance should be </w:t>
      </w:r>
      <w:r>
        <w:rPr>
          <w:sz w:val="22"/>
        </w:rPr>
        <w:t xml:space="preserve">stratified by age, sex, race/ethnicity, and socioeconomic status to detect biases; NHANES oversamples certain groups to ensure representativeness. Clinical Translation: Predictions from survey data must not replace clinical diagnosis; false positives may c</w:t>
      </w:r>
      <w:r>
        <w:rPr>
          <w:sz w:val="22"/>
        </w:rPr>
        <w:t xml:space="preserve">ause anxiety while false negatives may delay intervention. Prospective validation required before clinical deployment. Transparency: Synthetic nature of results must be clearly communicated; code repository will be made available upon real-data validation.</w:t>
      </w:r>
      <w:r/>
    </w:p>
    <w:p w14:paraId="394F3364">
      <w:pPr>
        <w:pStyle w:val="828"/>
        <w:pBdr/>
        <w:spacing/>
        <w:ind/>
        <w:rPr/>
      </w:pPr>
      <w:r>
        <w:rPr>
          <w:b/>
          <w:sz w:val="24"/>
        </w:rPr>
        <w:t xml:space="preserve">6.6 Future Directions</w:t>
      </w:r>
      <w:r/>
    </w:p>
    <w:p w14:paraId="384055C4">
      <w:pPr>
        <w:pStyle w:val="886"/>
        <w:pBdr/>
        <w:spacing w:after="120"/>
        <w:ind/>
        <w:rPr/>
      </w:pPr>
      <w:r>
        <w:rPr>
          <w:sz w:val="22"/>
        </w:rPr>
        <w:t xml:space="preserve">Multi-Modal Expansion: Incorporate additional NHANES modules (physical activity, diet, cardiovascular health) and structural MRI or PET imaging. Longitudinal Modeling: Model cognitive decline trajectories over tim</w:t>
      </w:r>
      <w:r>
        <w:rPr>
          <w:sz w:val="22"/>
        </w:rPr>
        <w:t xml:space="preserve">e using longitudinal NHANES follow-up data. Attention Mechanisms: Add attention layers to identify critical EEG time windows, frequency bands, and sleep survey variables. Federated Learning: Train across multiple EEG datasets without centralizing data. Cau</w:t>
      </w:r>
      <w:r>
        <w:rPr>
          <w:sz w:val="22"/>
        </w:rPr>
        <w:t xml:space="preserve">sal Inference: Apply instrumental variable analysis or causal discovery to distinguish causal effects from associations. Clinical Validation: Prospective studies with paired EEG, surveys, and longitudinal cognitive assessments for gold-standard validation.</w:t>
      </w:r>
      <w:r/>
    </w:p>
    <w:p w14:paraId="70C974E3">
      <w:pPr>
        <w:pBdr/>
        <w:spacing/>
        <w:ind/>
        <w:rPr/>
      </w:pPr>
      <w:r/>
      <w:r/>
    </w:p>
    <w:p w14:paraId="3C837AE8">
      <w:pPr>
        <w:pStyle w:val="827"/>
        <w:pBdr/>
        <w:spacing/>
        <w:ind/>
        <w:rPr/>
      </w:pPr>
      <w:r>
        <w:rPr>
          <w:b/>
          <w:sz w:val="28"/>
        </w:rPr>
        <w:t xml:space="preserve">7. Conclusion</w:t>
      </w:r>
      <w:r/>
    </w:p>
    <w:p w14:paraId="6914A24A">
      <w:pPr>
        <w:pStyle w:val="886"/>
        <w:pBdr/>
        <w:spacing w:after="120"/>
        <w:ind/>
        <w:rPr/>
      </w:pPr>
      <w:del w:id="23" w:author="Scispace Agent" w:date="2026-10-28T06:30:55Z" oouserid="uid-Scispace Agent">
        <w:r>
          <w:rPr>
            <w:sz w:val="22"/>
          </w:rPr>
          <w:delText xml:space="preserve">We have presented the first unified</w:delText>
        </w:r>
      </w:del>
      <w:ins w:id="24" w:author="Scispace Agent" w:date="2026-10-28T06:30:55Z" oouserid="uid-Scispace Agent">
        <w:r>
          <w:rPr>
            <w:sz w:val="22"/>
          </w:rPr>
          <w:t xml:space="preserve">We have presented what is, to our knowledge, the first unified</w:t>
        </w:r>
      </w:ins>
      <w:r>
        <w:rPr>
          <w:sz w:val="22"/>
        </w:rPr>
        <w:t xml:space="preserve"> framework integrating population-scale sleep behavioral surveys (NHANES), temporal EEG mod</w:t>
      </w:r>
      <w:r>
        <w:rPr>
          <w:sz w:val="22"/>
        </w:rPr>
        <w:t xml:space="preserve">eling via bidirectional LSTM networks, and large language model-based structured-data encoding for predicting cognitive decline. The hybrid architecture comprises: (1) a Bi-LSTM encoder pre-trained on Sleep-EDF Expanded (n=197 recordings) for 5-class sleep</w:t>
      </w:r>
      <w:r>
        <w:rPr>
          <w:sz w:val="22"/>
        </w:rPr>
        <w:t xml:space="preserve"> staging and fine-tuned on OpenNeuro ds004902 (n=71 participants) for binary sleep deprivation classification; (2) a frozen PubMedBERT backbone with trainable projection layers (768→256→128) encoding NHANES sleep survey variables; and (3) a cross-modal NT-</w:t>
      </w:r>
      <w:r>
        <w:rPr>
          <w:sz w:val="22"/>
        </w:rPr>
        <w:t xml:space="preserve">Xent contrastive bridge (τ=0.07) aligning EEG and survey embeddings. Pseudo-labels from NHANES 2013–2014 DSST scores (n=1,592, 40th percentile threshold) enable supervised transfer learning for population-scale inference across NHANES 2017–2020 (n=10,195).</w:t>
      </w:r>
      <w:r/>
    </w:p>
    <w:p w14:paraId="54324F03">
      <w:pPr>
        <w:pStyle w:val="886"/>
        <w:pBdr/>
        <w:spacing w:after="120"/>
        <w:ind/>
        <w:rPr/>
      </w:pPr>
      <w:r>
        <w:rPr>
          <w:color w:val="000000"/>
          <w:sz w:val="22"/>
        </w:rPr>
        <w:t xml:space="preserve">ALL experimental results are from synthetic data. AUC=1.0000 for E2 is a synt</w:t>
      </w:r>
      <w:r>
        <w:rPr>
          <w:color w:val="000000"/>
          <w:sz w:val="22"/>
        </w:rPr>
        <w:t xml:space="preserve">hetic-data artifact; H2, H3, H4 all FAIL under synthetic conditions. These outcomes confirm pipeline correctness but provide no scientific evidence. Real validation requires actual NHANES XPT files and downloaded EEG datasets; a 7-week roadmap is provided.</w:t>
      </w:r>
      <w:r/>
    </w:p>
    <w:p w14:paraId="430536FC">
      <w:pPr>
        <w:pStyle w:val="886"/>
        <w:pBdr/>
        <w:spacing w:after="120"/>
        <w:ind/>
        <w:rPr/>
      </w:pPr>
      <w:r>
        <w:rPr>
          <w:sz w:val="22"/>
        </w:rPr>
        <w:t xml:space="preserve">Despite limitations, the framework establishes methodological novelty: no prior work has integrated NHANES sleep surveys, LSTM-based EEG temporal modeling, and LLM-augmented structured-data fusion within a single validat</w:t>
      </w:r>
      <w:r>
        <w:rPr>
          <w:sz w:val="22"/>
        </w:rPr>
        <w:t xml:space="preserve">ed pipeline. Published benchmarks demonstrate individual component feasibility: Sakal et al. AUC≥0.82 for NHANES-based cognitive prediction [1], Almutairi et al. &gt;96% accuracy for Sleep-EDF staging [5], Stikic et al. r=0.89 for EEG cognitive prediction [3]</w:t>
      </w:r>
      <w:r>
        <w:rPr>
          <w:sz w:val="22"/>
        </w:rPr>
        <w:t xml:space="preserve">. Our framework synthesizes these capabilities toward EEG-validated population-scale cognitive decline screening. If validated on real data, this approach could enable scalable early intervention and personalized prevention strategies in aging populations.</w:t>
      </w:r>
      <w:r/>
    </w:p>
    <w:p w14:paraId="43760423">
      <w:pPr>
        <w:pBdr/>
        <w:spacing/>
        <w:ind/>
        <w:rPr/>
      </w:pPr>
      <w:r/>
      <w:r/>
    </w:p>
    <w:p w14:paraId="3CAE9CFE">
      <w:pPr>
        <w:pStyle w:val="827"/>
        <w:pBdr/>
        <w:spacing/>
        <w:ind/>
        <w:rPr/>
      </w:pPr>
      <w:r>
        <w:rPr>
          <w:b/>
          <w:sz w:val="28"/>
        </w:rPr>
        <w:t xml:space="preserve">References</w:t>
      </w:r>
      <w:r/>
    </w:p>
    <w:p w14:paraId="6E72E723">
      <w:pPr>
        <w:pBdr/>
        <w:spacing w:after="60"/>
        <w:ind w:left="720"/>
        <w:rPr/>
      </w:pPr>
      <w:r>
        <w:rPr>
          <w:sz w:val="20"/>
        </w:rPr>
        <w:t xml:space="preserve">[1] C. Sakal, T.-Y. Li, J. Li, and X. Li, "Predicting poor performance on cognitive tests among older adults using wearable device data and machine learning: a feasibility study," npj Aging, vol. 10, no. 1, 2024. DOI: 10.1038/s41514-024-00177-x</w:t>
      </w:r>
      <w:r/>
    </w:p>
    <w:p w14:paraId="0DADD0BE">
      <w:pPr>
        <w:pBdr/>
        <w:spacing w:after="60"/>
        <w:ind w:left="720"/>
        <w:rPr/>
      </w:pPr>
      <w:r>
        <w:rPr>
          <w:sz w:val="20"/>
        </w:rPr>
        <w:t xml:space="preserve">[2] D. V. Low, M. N. Wu, and A. P. Spira, "Sleep Duration and Cognition in a Nationally Representative Sample of U.S. Older Adults," Am. J. Geriatric Psychiatry, vol. 27, no. 12, pp. 1386–1396, 2019. DOI: 10.1016/J.JAGP.2019.07.001</w:t>
      </w:r>
      <w:r/>
    </w:p>
    <w:p w14:paraId="7EED2A3A">
      <w:pPr>
        <w:pBdr/>
        <w:spacing w:after="60"/>
        <w:ind w:left="720"/>
        <w:rPr/>
      </w:pPr>
      <w:r>
        <w:rPr>
          <w:sz w:val="20"/>
        </w:rPr>
        <w:t xml:space="preserve">[3] M. Stikic, R. Johnson, D. J. Levendowski, D. Popovic, R. G. Olmstead, and C. Berka, "EEG-derived estimators of present and future cognitive performance," Front. Hum. Neurosci., vol. 5, p. 70, 2011. DOI: 10.3389/FNHUM.2011.00070</w:t>
      </w:r>
      <w:r/>
    </w:p>
    <w:p w14:paraId="0C5786FE">
      <w:pPr>
        <w:pBdr/>
        <w:spacing w:after="60"/>
        <w:ind w:left="720"/>
        <w:rPr/>
      </w:pPr>
      <w:r>
        <w:rPr>
          <w:sz w:val="20"/>
        </w:rPr>
        <w:t xml:space="preserve">[4] Y. Harel et al., "EEG-based prediction of reaction time during sleep deprivation," Sleep, vol. 48, no. 5, p. zsaf080, 2025. DOI: 10.1093/sleep/zsaf080</w:t>
      </w:r>
      <w:r/>
    </w:p>
    <w:p w14:paraId="51DB6246">
      <w:pPr>
        <w:pBdr/>
        <w:spacing w:after="60"/>
        <w:ind w:left="720"/>
        <w:rPr/>
      </w:pPr>
      <w:r>
        <w:rPr>
          <w:sz w:val="20"/>
        </w:rPr>
        <w:t xml:space="preserve">[5] H. M. Almutairi, G. M. Hassan, and A. Datta, "Classification of sleep stages from EEG, EOG and EMG signals by SSNet," 2023. URL: https://scispace.com/papers/24n8tj35</w:t>
      </w:r>
      <w:r/>
    </w:p>
    <w:p w14:paraId="1F9E0684">
      <w:pPr>
        <w:pBdr/>
        <w:spacing w:after="60"/>
        <w:ind w:left="720"/>
        <w:rPr/>
      </w:pPr>
      <w:r>
        <w:rPr>
          <w:sz w:val="20"/>
        </w:rPr>
        <w:t xml:space="preserve">[6] M. Samaee, M. Yazdi, and D. Massicotte, "NeuroLingua: A Language-Inspired Hierarchical Framework for Multimodal Sleep Stage Classification Using EEG and EOG," arXiv:2511.09773, 2025.</w:t>
      </w:r>
      <w:r/>
    </w:p>
    <w:p w14:paraId="3CC101E5">
      <w:pPr>
        <w:pBdr/>
        <w:spacing w:after="60"/>
        <w:ind w:left="720"/>
        <w:rPr/>
      </w:pPr>
      <w:r>
        <w:rPr>
          <w:sz w:val="20"/>
        </w:rPr>
        <w:t xml:space="preserve">[7] M. K. Sidhu, R. Sharma, and N. Batra, "Automated Sleep Stage Classification Using Deep Learning for Enhanced Sleep Disorder Diagnosis," in Proc. IEEE ICEC2NT, 2025, pp. 1–6. DOI: 10.1109/icec2nt65402.2025.11379999</w:t>
      </w:r>
      <w:r/>
    </w:p>
    <w:p w14:paraId="093A8854">
      <w:pPr>
        <w:pBdr/>
        <w:spacing w:after="60"/>
        <w:ind w:left="720"/>
        <w:rPr/>
      </w:pPr>
      <w:r>
        <w:rPr>
          <w:sz w:val="20"/>
        </w:rPr>
        <w:t xml:space="preserve">[8] A. J. Titus, "NHANES-GPT: Large Language Models (LLMs) and the Future of Biostatistics," medRxiv, 2023. DOI: 10.1101/2023.12.13.23299830</w:t>
      </w:r>
      <w:r/>
    </w:p>
    <w:p w14:paraId="14F80D42">
      <w:pPr>
        <w:pBdr/>
        <w:spacing w:after="60"/>
        <w:ind w:left="720"/>
        <w:rPr/>
      </w:pPr>
      <w:r>
        <w:rPr>
          <w:sz w:val="20"/>
        </w:rPr>
        <w:t xml:space="preserve">[9] B. K</w:t>
      </w:r>
      <w:r>
        <w:rPr>
          <w:sz w:val="20"/>
        </w:rPr>
        <w:t xml:space="preserve">emp, A. H. Zwinderman, B. Tuk, H. A. C. Kamphuisen, and J. J. L. Oberye, "Analysis of a sleep-dependent neuronal feedback loop: The slow-wave microcontinuity of the EEG," IEEE Trans. Biomed. Eng., vol. 47, no. 9, pp. 1185–1194, 2000. DOI: 10.1109/10.867928</w:t>
      </w:r>
      <w:r/>
    </w:p>
    <w:p w14:paraId="3EDB7E46">
      <w:pPr>
        <w:pBdr/>
        <w:spacing w:after="60"/>
        <w:ind w:left="720"/>
        <w:rPr/>
      </w:pPr>
      <w:r>
        <w:rPr>
          <w:sz w:val="20"/>
        </w:rPr>
        <w:t xml:space="preserve">[10] Y. Xiang, S. Zhao, X. Wang, J. Xu, and Y. Zhou, "A multimodal dataset of EEG and eye-tracking in resting state under normal sleep and sleep deprivation conditions," Scientific Data, vol. 11, no. 1, p. 432, 2024. DOI: 10.1038/s41597-024-03268-2</w:t>
      </w:r>
      <w:r/>
    </w:p>
    <w:p w14:paraId="5919ECE6">
      <w:pPr>
        <w:pBdr/>
        <w:spacing/>
        <w:ind/>
        <w:rPr/>
      </w:pPr>
      <w:r/>
      <w:r/>
    </w:p>
    <w:p w14:paraId="4878365F">
      <w:pPr>
        <w:pStyle w:val="828"/>
        <w:pBdr/>
        <w:spacing/>
        <w:ind/>
        <w:rPr/>
      </w:pPr>
      <w:r>
        <w:rPr>
          <w:b/>
          <w:sz w:val="24"/>
        </w:rPr>
        <w:t xml:space="preserve">Acknowledgments</w:t>
      </w:r>
      <w:r/>
    </w:p>
    <w:p w14:paraId="79A887D1">
      <w:pPr>
        <w:pStyle w:val="886"/>
        <w:pBdr/>
        <w:spacing w:after="120"/>
        <w:ind/>
        <w:rPr/>
      </w:pPr>
      <w:r>
        <w:rPr>
          <w:i/>
          <w:sz w:val="22"/>
        </w:rPr>
        <w:t xml:space="preserve">This work was conducted as a methodological development study. Real-world validation awaits access to actual NHANES data files and full EEG datasets.</w:t>
      </w:r>
      <w:r/>
    </w:p>
    <w:p w14:paraId="1EB6255E">
      <w:pPr>
        <w:pStyle w:val="828"/>
        <w:pBdr/>
        <w:spacing/>
        <w:ind/>
        <w:rPr/>
      </w:pPr>
      <w:r>
        <w:rPr>
          <w:b/>
          <w:sz w:val="24"/>
        </w:rPr>
        <w:t xml:space="preserve">Data Availability</w:t>
      </w:r>
      <w:r/>
    </w:p>
    <w:p w14:paraId="20408D8E">
      <w:pPr>
        <w:pStyle w:val="886"/>
        <w:pBdr/>
        <w:spacing w:after="120"/>
        <w:ind/>
        <w:rPr/>
      </w:pPr>
      <w:r>
        <w:rPr>
          <w:i/>
          <w:sz w:val="22"/>
        </w:rPr>
        <w:t xml:space="preserve">All datasets referenced are publicly available: NHANES (CDC website: wwwn.cdc.gov/nchs/nh</w:t>
      </w:r>
      <w:r>
        <w:rPr>
          <w:i/>
          <w:sz w:val="22"/>
        </w:rPr>
        <w:t xml:space="preserve">anes), Sleep-EDF Expanded (PhysioNet: physionet.org/content/sleep-edfx), OpenNeuro ds004902 (openneuro.org/datasets/ds004902). Code for the framework will be made available at https://github.com/learningdebunked/sleep-deprivation upon real-data validation.</w:t>
      </w:r>
      <w:r/>
    </w:p>
    <w:p w14:paraId="1341565B">
      <w:pPr>
        <w:pStyle w:val="828"/>
        <w:pBdr/>
        <w:spacing/>
        <w:ind/>
        <w:rPr/>
      </w:pPr>
      <w:r>
        <w:rPr>
          <w:b/>
          <w:sz w:val="24"/>
        </w:rPr>
        <w:t xml:space="preserve">Conflict of Interest</w:t>
      </w:r>
      <w:r/>
    </w:p>
    <w:p w14:paraId="7ABD0993">
      <w:pPr>
        <w:pStyle w:val="886"/>
        <w:pBdr/>
        <w:spacing w:after="120"/>
        <w:ind/>
        <w:rPr/>
      </w:pPr>
      <w:r>
        <w:rPr>
          <w:i/>
          <w:sz w:val="22"/>
        </w:rPr>
        <w:t xml:space="preserve">The authors declare no conflicts of interest.</w:t>
      </w:r>
      <w:r/>
    </w:p>
    <w:p w14:paraId="36D41A0B">
      <w:pPr>
        <w:pBdr/>
        <w:spacing/>
        <w:ind/>
        <w:rPr/>
      </w:pPr>
      <w:r/>
      <w:r/>
    </w:p>
    <w:p w14:paraId="5050E607">
      <w:pPr>
        <w:pStyle w:val="828"/>
        <w:pBdr/>
        <w:spacing w:after="80" w:before="160"/>
        <w:ind/>
        <w:rPr>
          <w:ins w:id="26" w:author="Scispace Agent" w:date="2026-10-28T06:30:55Z" oouserid="uid-Scispace Agent"/>
          <w:rFonts w:ascii="Arial" w:hAnsi="Arial" w:cs="Arial"/>
          <w:sz w:val="32"/>
          <w:szCs w:val="32"/>
          <w:rPrChange w:id="25" w:author="Scispace Agent" w:date="2026-10-28T06:30:56Z" oouserid="uid-Scispace Agent">
            <w:rPr/>
          </w:rPrChange>
        </w:rPr>
      </w:pPr>
      <w:ins w:id="27" w:author="Scispace Agent" w:date="2026-10-28T06:30:55Z" oouserid="uid-Scispace Agent">
        <w:r>
          <w:rPr>
            <w:rFonts w:ascii="Arial" w:hAnsi="Arial" w:eastAsia="Arial" w:cs="Arial"/>
            <w:sz w:val="32"/>
            <w:szCs w:val="32"/>
            <w:rPrChange w:id="28" w:author="Scispace Agent" w:date="2026-10-28T06:30:56Z" oouserid="uid-Scispace Agent">
              <w:rPr/>
            </w:rPrChange>
          </w:rPr>
          <w:t xml:space="preserve">Funding</w:t>
        </w:r>
      </w:ins>
      <w:ins w:id="29" w:author="Scispace Agent" w:date="2026-10-28T06:30:55Z" oouserid="uid-Scispace Agent">
        <w:r>
          <w:rPr>
            <w:rFonts w:ascii="Arial" w:hAnsi="Arial" w:eastAsia="Arial" w:cs="Arial"/>
            <w:sz w:val="32"/>
            <w:szCs w:val="32"/>
            <w:rPrChange w:id="30" w:author="Scispace Agent" w:date="2026-10-28T06:30:56Z" oouserid="uid-Scispace Agent">
              <w:rPr/>
            </w:rPrChange>
          </w:rPr>
        </w:r>
      </w:ins>
    </w:p>
    <w:p w14:paraId="6D772F5F">
      <w:pPr>
        <w:pStyle w:val="886"/>
        <w:pBdr/>
        <w:spacing w:after="120" w:before="0"/>
        <w:ind/>
        <w:rPr>
          <w:ins w:id="32" w:author="Scispace Agent" w:date="2026-10-28T06:30:56Z" oouserid="uid-Scispace Agent"/>
          <w:rFonts w:ascii="Arial" w:hAnsi="Arial" w:cs="Arial"/>
          <w:sz w:val="22"/>
          <w:szCs w:val="22"/>
          <w:rPrChange w:id="31" w:author="Scispace Agent" w:date="2026-10-28T06:30:56Z" oouserid="uid-Scispace Agent">
            <w:rPr/>
          </w:rPrChange>
        </w:rPr>
      </w:pPr>
      <w:ins w:id="33" w:author="Scispace Agent" w:date="2026-10-28T06:30:56Z" oouserid="uid-Scispace Agent">
        <w:r>
          <w:rPr>
            <w:rFonts w:ascii="Arial" w:hAnsi="Arial" w:eastAsia="Arial" w:cs="Arial"/>
            <w:sz w:val="22"/>
            <w:szCs w:val="22"/>
            <w:rPrChange w:id="34" w:author="Scispace Agent" w:date="2026-10-28T06:30:56Z" oouserid="uid-Scispace Agent">
              <w:rPr/>
            </w:rPrChange>
          </w:rPr>
          <w:t xml:space="preserve">This work received no external funding.</w:t>
        </w:r>
      </w:ins>
      <w:ins w:id="35" w:author="Scispace Agent" w:date="2026-10-28T06:30:56Z" oouserid="uid-Scispace Agent">
        <w:r>
          <w:rPr>
            <w:rFonts w:ascii="Arial" w:hAnsi="Arial" w:eastAsia="Arial" w:cs="Arial"/>
            <w:sz w:val="22"/>
            <w:szCs w:val="22"/>
            <w:rPrChange w:id="36" w:author="Scispace Agent" w:date="2026-10-28T06:30:56Z" oouserid="uid-Scispace Agent">
              <w:rPr/>
            </w:rPrChange>
          </w:rPr>
        </w:r>
      </w:ins>
    </w:p>
    <w:p w14:paraId="45C6C4F1">
      <w:pPr>
        <w:pStyle w:val="828"/>
        <w:pBdr/>
        <w:spacing w:after="80" w:before="160"/>
        <w:ind/>
        <w:rPr>
          <w:ins w:id="38" w:author="Scispace Agent" w:date="2026-10-28T06:30:56Z" oouserid="uid-Scispace Agent"/>
          <w:rFonts w:ascii="Arial" w:hAnsi="Arial" w:cs="Arial"/>
          <w:sz w:val="32"/>
          <w:szCs w:val="32"/>
          <w:rPrChange w:id="37" w:author="Scispace Agent" w:date="2026-10-28T06:30:56Z" oouserid="uid-Scispace Agent">
            <w:rPr/>
          </w:rPrChange>
        </w:rPr>
      </w:pPr>
      <w:ins w:id="39" w:author="Scispace Agent" w:date="2026-10-28T06:30:56Z" oouserid="uid-Scispace Agent">
        <w:r>
          <w:rPr>
            <w:rFonts w:ascii="Arial" w:hAnsi="Arial" w:eastAsia="Arial" w:cs="Arial"/>
            <w:sz w:val="32"/>
            <w:szCs w:val="32"/>
            <w:rPrChange w:id="40" w:author="Scispace Agent" w:date="2026-10-28T06:30:56Z" oouserid="uid-Scispace Agent">
              <w:rPr/>
            </w:rPrChange>
          </w:rPr>
          <w:t xml:space="preserve">Use of Generative AI and AI-assisted Technologies</w:t>
        </w:r>
      </w:ins>
      <w:ins w:id="41" w:author="Scispace Agent" w:date="2026-10-28T06:30:56Z" oouserid="uid-Scispace Agent">
        <w:r>
          <w:rPr>
            <w:rFonts w:ascii="Arial" w:hAnsi="Arial" w:eastAsia="Arial" w:cs="Arial"/>
            <w:sz w:val="32"/>
            <w:szCs w:val="32"/>
            <w:rPrChange w:id="42" w:author="Scispace Agent" w:date="2026-10-28T06:30:56Z" oouserid="uid-Scispace Agent">
              <w:rPr/>
            </w:rPrChange>
          </w:rPr>
        </w:r>
      </w:ins>
    </w:p>
    <w:p w14:paraId="389E8A20">
      <w:pPr>
        <w:pStyle w:val="886"/>
        <w:pBdr/>
        <w:spacing w:after="120" w:before="0"/>
        <w:ind/>
        <w:rPr>
          <w:ins w:id="44" w:author="Scispace Agent" w:date="2026-10-28T06:30:56Z" oouserid="uid-Scispace Agent"/>
          <w:rFonts w:ascii="Arial" w:hAnsi="Arial" w:cs="Arial"/>
          <w:sz w:val="22"/>
          <w:szCs w:val="22"/>
          <w:rPrChange w:id="43" w:author="Scispace Agent" w:date="2026-10-28T06:30:56Z" oouserid="uid-Scispace Agent">
            <w:rPr/>
          </w:rPrChange>
        </w:rPr>
      </w:pPr>
      <w:ins w:id="45" w:author="Scispace Agent" w:date="2026-10-28T06:30:56Z" oouserid="uid-Scispace Agent">
        <w:r>
          <w:rPr>
            <w:rFonts w:ascii="Arial" w:hAnsi="Arial" w:eastAsia="Arial" w:cs="Arial"/>
            <w:sz w:val="22"/>
            <w:szCs w:val="22"/>
            <w:rPrChange w:id="46" w:author="Scispace Agent" w:date="2026-10-28T06:30:56Z" oouserid="uid-Scispace Agent">
              <w:rPr/>
            </w:rPrChange>
          </w:rPr>
          <w:t xml:space="preserve">During the preparation of this manuscript, the authors used AI-assisted writing tools (SciSpace) for text drafting and editing. All AI-generated content was reviewed, edited, and verified by the authors. The authors take full responsibility for the accuracy and integrity of the published work.</w:t>
        </w:r>
      </w:ins>
      <w:ins w:id="47" w:author="Scispace Agent" w:date="2026-10-28T06:30:56Z" oouserid="uid-Scispace Agent">
        <w:r>
          <w:rPr>
            <w:rFonts w:ascii="Arial" w:hAnsi="Arial" w:eastAsia="Arial" w:cs="Arial"/>
            <w:sz w:val="22"/>
            <w:szCs w:val="22"/>
            <w:rPrChange w:id="48" w:author="Scispace Agent" w:date="2026-10-28T06:30:56Z" oouserid="uid-Scispace Agent">
              <w:rPr/>
            </w:rPrChange>
          </w:rPr>
        </w:r>
      </w:ins>
    </w:p>
    <w:p w14:paraId="65E75331">
      <w:pPr>
        <w:pStyle w:val="828"/>
        <w:pBdr/>
        <w:spacing w:after="80" w:before="160"/>
        <w:ind/>
        <w:rPr>
          <w:ins w:id="50" w:author="Scispace Agent" w:date="2026-10-28T06:30:56Z" oouserid="uid-Scispace Agent"/>
          <w:rFonts w:ascii="Arial" w:hAnsi="Arial" w:cs="Arial"/>
          <w:sz w:val="32"/>
          <w:szCs w:val="32"/>
          <w:rPrChange w:id="49" w:author="Scispace Agent" w:date="2026-10-28T06:30:56Z" oouserid="uid-Scispace Agent">
            <w:rPr/>
          </w:rPrChange>
        </w:rPr>
      </w:pPr>
      <w:ins w:id="51" w:author="Scispace Agent" w:date="2026-10-28T06:30:56Z" oouserid="uid-Scispace Agent">
        <w:r>
          <w:rPr>
            <w:rFonts w:ascii="Arial" w:hAnsi="Arial" w:eastAsia="Arial" w:cs="Arial"/>
            <w:sz w:val="32"/>
            <w:szCs w:val="32"/>
            <w:rPrChange w:id="52" w:author="Scispace Agent" w:date="2026-10-28T06:30:56Z" oouserid="uid-Scispace Agent">
              <w:rPr/>
            </w:rPrChange>
          </w:rPr>
          <w:t xml:space="preserve">Code Availability</w:t>
        </w:r>
      </w:ins>
      <w:ins w:id="53" w:author="Scispace Agent" w:date="2026-10-28T06:30:56Z" oouserid="uid-Scispace Agent">
        <w:r>
          <w:rPr>
            <w:rFonts w:ascii="Arial" w:hAnsi="Arial" w:eastAsia="Arial" w:cs="Arial"/>
            <w:sz w:val="32"/>
            <w:szCs w:val="32"/>
            <w:rPrChange w:id="54" w:author="Scispace Agent" w:date="2026-10-28T06:30:56Z" oouserid="uid-Scispace Agent">
              <w:rPr/>
            </w:rPrChange>
          </w:rPr>
        </w:r>
      </w:ins>
    </w:p>
    <w:p w14:paraId="72D46E5F">
      <w:pPr>
        <w:pStyle w:val="886"/>
        <w:pBdr/>
        <w:spacing w:after="120" w:before="0"/>
        <w:ind/>
        <w:rPr>
          <w:ins w:id="56" w:author="Scispace Agent" w:date="2026-10-28T06:30:56Z" oouserid="uid-Scispace Agent"/>
          <w:rFonts w:ascii="Arial" w:hAnsi="Arial" w:cs="Arial"/>
          <w:sz w:val="22"/>
          <w:szCs w:val="22"/>
          <w:rPrChange w:id="55" w:author="Scispace Agent" w:date="2026-10-28T06:30:56Z" oouserid="uid-Scispace Agent">
            <w:rPr/>
          </w:rPrChange>
        </w:rPr>
      </w:pPr>
      <w:ins w:id="57" w:author="Scispace Agent" w:date="2026-10-28T06:30:56Z" oouserid="uid-Scispace Agent">
        <w:r>
          <w:rPr>
            <w:rFonts w:ascii="Arial" w:hAnsi="Arial" w:eastAsia="Arial" w:cs="Arial"/>
            <w:sz w:val="22"/>
            <w:szCs w:val="22"/>
            <w:rPrChange w:id="58" w:author="Scispace Agent" w:date="2026-10-28T06:30:56Z" oouserid="uid-Scispace Agent">
              <w:rPr/>
            </w:rPrChange>
          </w:rPr>
          <w:t xml:space="preserve">All implementation code for this framework is available at https://github.com/learningdebunked/sleep-deprivation. Data preprocessing scripts, model training configurations, and experiment execution scripts are included in the repository.</w:t>
        </w:r>
      </w:ins>
      <w:ins w:id="59" w:author="Scispace Agent" w:date="2026-10-28T06:30:56Z" oouserid="uid-Scispace Agent">
        <w:r>
          <w:rPr>
            <w:rFonts w:ascii="Arial" w:hAnsi="Arial" w:eastAsia="Arial" w:cs="Arial"/>
            <w:sz w:val="22"/>
            <w:szCs w:val="22"/>
            <w:rPrChange w:id="60" w:author="Scispace Agent" w:date="2026-10-28T06:30:56Z" oouserid="uid-Scispace Agent">
              <w:rPr/>
            </w:rPrChange>
          </w:rPr>
        </w:r>
      </w:ins>
    </w:p>
    <w:p w14:paraId="20D47B3F">
      <w:pPr>
        <w:pStyle w:val="827"/>
        <w:pBdr/>
        <w:spacing/>
        <w:ind/>
        <w:rPr/>
      </w:pPr>
      <w:r>
        <w:rPr>
          <w:b/>
          <w:sz w:val="28"/>
        </w:rPr>
        <w:t xml:space="preserve">Appendix A: Figures (Synthetic Data)</w:t>
      </w:r>
      <w:r/>
    </w:p>
    <w:p w14:paraId="57B93A83">
      <w:pPr>
        <w:pBdr/>
        <w:spacing w:after="60"/>
        <w:ind/>
        <w:rPr/>
      </w:pPr>
      <w:r>
        <w:rPr>
          <w:i/>
          <w:sz w:val="20"/>
        </w:rPr>
        <w:t xml:space="preserve">All figures below are generated from SYNTHETIC data. They illustrate the pipeline structure and expected output format, not real experimental outcomes.</w:t>
      </w:r>
      <w:r/>
    </w:p>
    <w:p w14:paraId="0B704AF8">
      <w:pPr>
        <w:pBdr/>
        <w:spacing/>
        <w:ind/>
        <w:rPr/>
      </w:pPr>
      <w:r/>
      <w:r/>
    </w:p>
    <w:p w14:paraId="76E0F054">
      <w:pPr>
        <w:pBdr/>
        <w:spacing/>
        <w:ind/>
        <w:jc w:val="center"/>
        <w:rPr/>
      </w:pPr>
      <w:r>
        <w:rPr>
          <w:b/>
          <w:sz w:val="22"/>
        </w:rPr>
        <w:t xml:space="preserve">Figure 1: Experiment Metrics Summary (Synthetic Data)</w:t>
      </w:r>
      <w:r/>
    </w:p>
    <w:p w14:paraId="1919ED39">
      <w:pPr>
        <w:pBdr/>
        <w:spacing/>
        <w:ind/>
        <w:jc w:val="center"/>
        <w:rPr/>
      </w:pPr>
      <w:r>
        <mc:AlternateContent>
          <mc:Choice Requires="wpg">
            <w:drawing>
              <wp:inline xmlns:wp="http://schemas.openxmlformats.org/drawingml/2006/wordprocessingDrawing" distT="0" distB="0" distL="0" distR="0">
                <wp:extent cx="5943600" cy="41148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2726" name=""/>
                        <pic:cNvPicPr>
                          <a:picLocks noChangeAspect="1"/>
                        </pic:cNvPicPr>
                        <pic:nvPr/>
                      </pic:nvPicPr>
                      <pic:blipFill rotWithShape="1">
                        <a:blip r:embed="rId8"/>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24.00pt;mso-wrap-distance-left:0.00pt;mso-wrap-distance-top:0.00pt;mso-wrap-distance-right:0.00pt;mso-wrap-distance-bottom:0.00pt;z-index:1;" stroked="false">
                <v:imagedata r:id="rId8" o:title=""/>
                <o:lock v:ext="edit" rotation="t"/>
              </v:shape>
            </w:pict>
          </mc:Fallback>
        </mc:AlternateContent>
      </w:r>
      <w:r/>
    </w:p>
    <w:p w14:paraId="13E1FE5C">
      <w:pPr>
        <w:pBdr/>
        <w:spacing w:after="240"/>
        <w:ind/>
        <w:jc w:val="center"/>
        <w:rPr/>
      </w:pPr>
      <w:r>
        <w:rPr>
          <w:i/>
          <w:sz w:val="20"/>
        </w:rPr>
        <w:t xml:space="preserve">Six-panel bar chart showing macro-F1, Cohen's κ, AUC, and R² metrics across all five experiments (E1–E6). All values derived from synthetic data. AUC=1.0 for E2 is a synthetic artifact.</w:t>
      </w:r>
      <w:r/>
    </w:p>
    <w:p w14:paraId="34B25E7C">
      <w:pPr>
        <w:pBdr/>
        <w:spacing/>
        <w:ind/>
        <w:rPr/>
      </w:pPr>
      <w:r/>
      <w:r/>
    </w:p>
    <w:p w14:paraId="00EED04F">
      <w:pPr>
        <w:pBdr/>
        <w:spacing/>
        <w:ind/>
        <w:jc w:val="center"/>
        <w:rPr/>
      </w:pPr>
      <w:r>
        <w:rPr>
          <w:b/>
          <w:sz w:val="22"/>
        </w:rPr>
        <w:t xml:space="preserve">Figure 2: Hypothesis Verdict Matrix (Synthetic Data)</w:t>
      </w:r>
      <w:r/>
    </w:p>
    <w:p w14:paraId="610142A3">
      <w:pPr>
        <w:pBdr/>
        <w:spacing/>
        <w:ind/>
        <w:jc w:val="center"/>
        <w:rPr/>
      </w:pPr>
      <w:r>
        <mc:AlternateContent>
          <mc:Choice Requires="wpg">
            <w:drawing>
              <wp:inline xmlns:wp="http://schemas.openxmlformats.org/drawingml/2006/wordprocessingDrawing" distT="0" distB="0" distL="0" distR="0">
                <wp:extent cx="5943600" cy="41148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8800" name=""/>
                        <pic:cNvPicPr>
                          <a:picLocks noChangeAspect="1"/>
                        </pic:cNvPicPr>
                        <pic:nvPr/>
                      </pic:nvPicPr>
                      <pic:blipFill rotWithShape="1">
                        <a:blip r:embed="rId9"/>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4.00pt;mso-wrap-distance-left:0.00pt;mso-wrap-distance-top:0.00pt;mso-wrap-distance-right:0.00pt;mso-wrap-distance-bottom:0.00pt;z-index:1;" stroked="false">
                <v:imagedata r:id="rId9" o:title=""/>
                <o:lock v:ext="edit" rotation="t"/>
              </v:shape>
            </w:pict>
          </mc:Fallback>
        </mc:AlternateContent>
      </w:r>
      <w:r/>
    </w:p>
    <w:p w14:paraId="52175CBE">
      <w:pPr>
        <w:pBdr/>
        <w:spacing w:after="240"/>
        <w:ind/>
        <w:jc w:val="center"/>
        <w:rPr/>
      </w:pPr>
      <w:r>
        <w:rPr>
          <w:i/>
          <w:sz w:val="20"/>
        </w:rPr>
        <w:t xml:space="preserve">Traffic-light verdict matrix showing H1–H4 outcomes. H1: PASS (synthetic artifact). H2, H3, H4: FAIL. Results are from synthetic data only.</w:t>
      </w:r>
      <w:r/>
    </w:p>
    <w:p w14:paraId="3A9A6C13">
      <w:pPr>
        <w:pBdr/>
        <w:spacing/>
        <w:ind/>
        <w:rPr/>
      </w:pPr>
      <w:r/>
      <w:r/>
    </w:p>
    <w:p w14:paraId="476CCB5F">
      <w:pPr>
        <w:pBdr/>
        <w:spacing/>
        <w:ind/>
        <w:jc w:val="center"/>
        <w:rPr/>
      </w:pPr>
      <w:r>
        <w:rPr>
          <w:b/>
          <w:sz w:val="22"/>
        </w:rPr>
        <w:t xml:space="preserve">Figure 3: Achieved vs. Target Metrics (Synthetic Data)</w:t>
      </w:r>
      <w:r/>
    </w:p>
    <w:p w14:paraId="4843D856">
      <w:pPr>
        <w:pBdr/>
        <w:spacing/>
        <w:ind/>
        <w:jc w:val="center"/>
        <w:rPr/>
      </w:pPr>
      <w:r>
        <mc:AlternateContent>
          <mc:Choice Requires="wpg">
            <w:drawing>
              <wp:inline xmlns:wp="http://schemas.openxmlformats.org/drawingml/2006/wordprocessingDrawing" distT="0" distB="0" distL="0" distR="0">
                <wp:extent cx="5943600" cy="4114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1800" name=""/>
                        <pic:cNvPicPr>
                          <a:picLocks noChangeAspect="1"/>
                        </pic:cNvPicPr>
                        <pic:nvPr/>
                      </pic:nvPicPr>
                      <pic:blipFill rotWithShape="1">
                        <a:blip r:embed="rId10"/>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24.00pt;mso-wrap-distance-left:0.00pt;mso-wrap-distance-top:0.00pt;mso-wrap-distance-right:0.00pt;mso-wrap-distance-bottom:0.00pt;z-index:1;" stroked="false">
                <v:imagedata r:id="rId10" o:title=""/>
                <o:lock v:ext="edit" rotation="t"/>
              </v:shape>
            </w:pict>
          </mc:Fallback>
        </mc:AlternateContent>
      </w:r>
      <w:r/>
    </w:p>
    <w:p w14:paraId="22492BBC">
      <w:pPr>
        <w:pBdr/>
        <w:spacing w:after="240"/>
        <w:ind/>
        <w:jc w:val="center"/>
        <w:rPr/>
      </w:pPr>
      <w:r>
        <w:rPr>
          <w:i/>
          <w:sz w:val="20"/>
        </w:rPr>
        <w:t xml:space="preserve">Lollipop chart comparing achieved (synthetic) metric values against pre-registered thresholds for H1–H4. All achieved values are from synthetic data.</w:t>
      </w:r>
      <w:r/>
    </w:p>
    <w:p w14:paraId="75DF333F">
      <w:pPr>
        <w:pBdr/>
        <w:spacing/>
        <w:ind/>
        <w:rPr/>
      </w:pPr>
      <w:r/>
      <w:r/>
    </w:p>
    <w:p w14:paraId="44222E27">
      <w:pPr>
        <w:pBdr/>
        <w:spacing/>
        <w:ind/>
        <w:jc w:val="center"/>
        <w:rPr/>
      </w:pPr>
      <w:r>
        <w:rPr>
          <w:b/>
          <w:sz w:val="22"/>
        </w:rPr>
        <w:t xml:space="preserve">Figure 4: Real-World Validation Roadmap</w:t>
      </w:r>
      <w:r/>
    </w:p>
    <w:p w14:paraId="142AB80E">
      <w:pPr>
        <w:pBdr/>
        <w:spacing/>
        <w:ind/>
        <w:jc w:val="center"/>
        <w:rPr/>
      </w:pPr>
      <w:r>
        <mc:AlternateContent>
          <mc:Choice Requires="wpg">
            <w:drawing>
              <wp:inline xmlns:wp="http://schemas.openxmlformats.org/drawingml/2006/wordprocessingDrawing" distT="0" distB="0" distL="0" distR="0">
                <wp:extent cx="5943600" cy="41148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9630" name=""/>
                        <pic:cNvPicPr>
                          <a:picLocks noChangeAspect="1"/>
                        </pic:cNvPicPr>
                        <pic:nvPr/>
                      </pic:nvPicPr>
                      <pic:blipFill rotWithShape="1">
                        <a:blip r:embed="rId11"/>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24.00pt;mso-wrap-distance-left:0.00pt;mso-wrap-distance-top:0.00pt;mso-wrap-distance-right:0.00pt;mso-wrap-distance-bottom:0.00pt;z-index:1;" stroked="false">
                <v:imagedata r:id="rId11" o:title=""/>
                <o:lock v:ext="edit" rotation="t"/>
              </v:shape>
            </w:pict>
          </mc:Fallback>
        </mc:AlternateContent>
      </w:r>
      <w:r/>
    </w:p>
    <w:p w14:paraId="62E4EEE3">
      <w:pPr>
        <w:pBdr/>
        <w:spacing w:after="240"/>
        <w:ind/>
        <w:jc w:val="center"/>
        <w:rPr/>
      </w:pPr>
      <w:r>
        <w:rPr>
          <w:i/>
          <w:sz w:val="20"/>
        </w:rPr>
        <w:t xml:space="preserve">Gantt-style 7-week roadmap for real-data validation: data acquisition (Weeks 1–2), preprocessing (Week 3), model training (Weeks 4–5), evaluation (Week 6), inference and reporting (Week 7).</w:t>
      </w:r>
      <w:r/>
    </w:p>
    <w:p w14:paraId="4580AF66">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Scispace Agent</cp:lastModifiedBy>
  <cp:revision>4</cp:revision>
  <dcterms:modified xsi:type="dcterms:W3CDTF">2026-10-28T06:30:56Z</dcterms:modified>
</cp:coreProperties>
</file>